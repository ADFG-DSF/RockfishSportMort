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C328" w14:textId="77777777" w:rsidR="00D31706" w:rsidRDefault="00000000">
      <w:pPr>
        <w:pStyle w:val="Title"/>
      </w:pPr>
      <w:r>
        <w:t>Rockfish Removals in Alaska Sport Fisheries 1977 - 2024</w:t>
      </w:r>
    </w:p>
    <w:p w14:paraId="3B52BE0F" w14:textId="77777777" w:rsidR="00D31706" w:rsidRDefault="00000000">
      <w:pPr>
        <w:pStyle w:val="Author"/>
      </w:pPr>
      <w:r>
        <w:t>Philip Joy, Clay McKean, Chris Hinds and Diana Tersteeg</w:t>
      </w:r>
    </w:p>
    <w:sdt>
      <w:sdtPr>
        <w:rPr>
          <w:rFonts w:eastAsia="Times New Roman" w:cs="Times New Roman"/>
          <w:color w:val="auto"/>
          <w:sz w:val="24"/>
          <w:szCs w:val="24"/>
        </w:rPr>
        <w:id w:val="-115519787"/>
        <w:docPartObj>
          <w:docPartGallery w:val="Table of Contents"/>
          <w:docPartUnique/>
        </w:docPartObj>
      </w:sdtPr>
      <w:sdtContent>
        <w:p w14:paraId="705207E8" w14:textId="77777777" w:rsidR="00D31706" w:rsidRDefault="00000000">
          <w:pPr>
            <w:pStyle w:val="TOCHeading"/>
          </w:pPr>
          <w:r>
            <w:t>Table of Contents</w:t>
          </w:r>
        </w:p>
        <w:p w14:paraId="41EEC265" w14:textId="213098F2" w:rsidR="00ED5DBB" w:rsidRDefault="0000000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28186923" w:history="1">
            <w:r w:rsidR="00ED5DBB" w:rsidRPr="00623615">
              <w:rPr>
                <w:rStyle w:val="Hyperlink"/>
                <w:noProof/>
              </w:rPr>
              <w:t>Abstract</w:t>
            </w:r>
            <w:r w:rsidR="00ED5DBB">
              <w:rPr>
                <w:noProof/>
                <w:webHidden/>
              </w:rPr>
              <w:tab/>
            </w:r>
            <w:r w:rsidR="00ED5DBB">
              <w:rPr>
                <w:noProof/>
                <w:webHidden/>
              </w:rPr>
              <w:fldChar w:fldCharType="begin"/>
            </w:r>
            <w:r w:rsidR="00ED5DBB">
              <w:rPr>
                <w:noProof/>
                <w:webHidden/>
              </w:rPr>
              <w:instrText xml:space="preserve"> PAGEREF _Toc228186923 \h </w:instrText>
            </w:r>
            <w:r w:rsidR="00ED5DBB">
              <w:rPr>
                <w:noProof/>
                <w:webHidden/>
              </w:rPr>
            </w:r>
            <w:r w:rsidR="00ED5DBB">
              <w:rPr>
                <w:noProof/>
                <w:webHidden/>
              </w:rPr>
              <w:fldChar w:fldCharType="separate"/>
            </w:r>
            <w:r w:rsidR="00ED5DBB">
              <w:rPr>
                <w:noProof/>
                <w:webHidden/>
              </w:rPr>
              <w:t>2</w:t>
            </w:r>
            <w:r w:rsidR="00ED5DBB">
              <w:rPr>
                <w:noProof/>
                <w:webHidden/>
              </w:rPr>
              <w:fldChar w:fldCharType="end"/>
            </w:r>
          </w:hyperlink>
        </w:p>
        <w:p w14:paraId="7FA46957" w14:textId="189B593E"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4" w:history="1">
            <w:r w:rsidRPr="00623615">
              <w:rPr>
                <w:rStyle w:val="Hyperlink"/>
                <w:noProof/>
              </w:rPr>
              <w:t>Introduction</w:t>
            </w:r>
            <w:r>
              <w:rPr>
                <w:noProof/>
                <w:webHidden/>
              </w:rPr>
              <w:tab/>
            </w:r>
            <w:r>
              <w:rPr>
                <w:noProof/>
                <w:webHidden/>
              </w:rPr>
              <w:fldChar w:fldCharType="begin"/>
            </w:r>
            <w:r>
              <w:rPr>
                <w:noProof/>
                <w:webHidden/>
              </w:rPr>
              <w:instrText xml:space="preserve"> PAGEREF _Toc228186924 \h </w:instrText>
            </w:r>
            <w:r>
              <w:rPr>
                <w:noProof/>
                <w:webHidden/>
              </w:rPr>
            </w:r>
            <w:r>
              <w:rPr>
                <w:noProof/>
                <w:webHidden/>
              </w:rPr>
              <w:fldChar w:fldCharType="separate"/>
            </w:r>
            <w:r>
              <w:rPr>
                <w:noProof/>
                <w:webHidden/>
              </w:rPr>
              <w:t>2</w:t>
            </w:r>
            <w:r>
              <w:rPr>
                <w:noProof/>
                <w:webHidden/>
              </w:rPr>
              <w:fldChar w:fldCharType="end"/>
            </w:r>
          </w:hyperlink>
        </w:p>
        <w:p w14:paraId="616A27D6" w14:textId="228B14B9"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5" w:history="1">
            <w:r w:rsidRPr="00623615">
              <w:rPr>
                <w:rStyle w:val="Hyperlink"/>
                <w:noProof/>
              </w:rPr>
              <w:t>Objective</w:t>
            </w:r>
            <w:r>
              <w:rPr>
                <w:noProof/>
                <w:webHidden/>
              </w:rPr>
              <w:tab/>
            </w:r>
            <w:r>
              <w:rPr>
                <w:noProof/>
                <w:webHidden/>
              </w:rPr>
              <w:fldChar w:fldCharType="begin"/>
            </w:r>
            <w:r>
              <w:rPr>
                <w:noProof/>
                <w:webHidden/>
              </w:rPr>
              <w:instrText xml:space="preserve"> PAGEREF _Toc228186925 \h </w:instrText>
            </w:r>
            <w:r>
              <w:rPr>
                <w:noProof/>
                <w:webHidden/>
              </w:rPr>
            </w:r>
            <w:r>
              <w:rPr>
                <w:noProof/>
                <w:webHidden/>
              </w:rPr>
              <w:fldChar w:fldCharType="separate"/>
            </w:r>
            <w:r>
              <w:rPr>
                <w:noProof/>
                <w:webHidden/>
              </w:rPr>
              <w:t>4</w:t>
            </w:r>
            <w:r>
              <w:rPr>
                <w:noProof/>
                <w:webHidden/>
              </w:rPr>
              <w:fldChar w:fldCharType="end"/>
            </w:r>
          </w:hyperlink>
        </w:p>
        <w:p w14:paraId="4087390C" w14:textId="328CF2F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6" w:history="1">
            <w:r w:rsidRPr="00623615">
              <w:rPr>
                <w:rStyle w:val="Hyperlink"/>
                <w:noProof/>
              </w:rPr>
              <w:t>Study Area</w:t>
            </w:r>
            <w:r>
              <w:rPr>
                <w:noProof/>
                <w:webHidden/>
              </w:rPr>
              <w:tab/>
            </w:r>
            <w:r>
              <w:rPr>
                <w:noProof/>
                <w:webHidden/>
              </w:rPr>
              <w:fldChar w:fldCharType="begin"/>
            </w:r>
            <w:r>
              <w:rPr>
                <w:noProof/>
                <w:webHidden/>
              </w:rPr>
              <w:instrText xml:space="preserve"> PAGEREF _Toc228186926 \h </w:instrText>
            </w:r>
            <w:r>
              <w:rPr>
                <w:noProof/>
                <w:webHidden/>
              </w:rPr>
            </w:r>
            <w:r>
              <w:rPr>
                <w:noProof/>
                <w:webHidden/>
              </w:rPr>
              <w:fldChar w:fldCharType="separate"/>
            </w:r>
            <w:r>
              <w:rPr>
                <w:noProof/>
                <w:webHidden/>
              </w:rPr>
              <w:t>5</w:t>
            </w:r>
            <w:r>
              <w:rPr>
                <w:noProof/>
                <w:webHidden/>
              </w:rPr>
              <w:fldChar w:fldCharType="end"/>
            </w:r>
          </w:hyperlink>
        </w:p>
        <w:p w14:paraId="1EA46850" w14:textId="36C873FF"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7" w:history="1">
            <w:r w:rsidRPr="00623615">
              <w:rPr>
                <w:rStyle w:val="Hyperlink"/>
                <w:noProof/>
              </w:rPr>
              <w:t>Methods</w:t>
            </w:r>
            <w:r>
              <w:rPr>
                <w:noProof/>
                <w:webHidden/>
              </w:rPr>
              <w:tab/>
            </w:r>
            <w:r>
              <w:rPr>
                <w:noProof/>
                <w:webHidden/>
              </w:rPr>
              <w:fldChar w:fldCharType="begin"/>
            </w:r>
            <w:r>
              <w:rPr>
                <w:noProof/>
                <w:webHidden/>
              </w:rPr>
              <w:instrText xml:space="preserve"> PAGEREF _Toc228186927 \h </w:instrText>
            </w:r>
            <w:r>
              <w:rPr>
                <w:noProof/>
                <w:webHidden/>
              </w:rPr>
            </w:r>
            <w:r>
              <w:rPr>
                <w:noProof/>
                <w:webHidden/>
              </w:rPr>
              <w:fldChar w:fldCharType="separate"/>
            </w:r>
            <w:r>
              <w:rPr>
                <w:noProof/>
                <w:webHidden/>
              </w:rPr>
              <w:t>5</w:t>
            </w:r>
            <w:r>
              <w:rPr>
                <w:noProof/>
                <w:webHidden/>
              </w:rPr>
              <w:fldChar w:fldCharType="end"/>
            </w:r>
          </w:hyperlink>
        </w:p>
        <w:p w14:paraId="24428E92" w14:textId="5CF0C50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8" w:history="1">
            <w:r w:rsidRPr="00623615">
              <w:rPr>
                <w:rStyle w:val="Hyperlink"/>
                <w:noProof/>
              </w:rPr>
              <w:t>Data</w:t>
            </w:r>
            <w:r>
              <w:rPr>
                <w:noProof/>
                <w:webHidden/>
              </w:rPr>
              <w:tab/>
            </w:r>
            <w:r>
              <w:rPr>
                <w:noProof/>
                <w:webHidden/>
              </w:rPr>
              <w:fldChar w:fldCharType="begin"/>
            </w:r>
            <w:r>
              <w:rPr>
                <w:noProof/>
                <w:webHidden/>
              </w:rPr>
              <w:instrText xml:space="preserve"> PAGEREF _Toc228186928 \h </w:instrText>
            </w:r>
            <w:r>
              <w:rPr>
                <w:noProof/>
                <w:webHidden/>
              </w:rPr>
            </w:r>
            <w:r>
              <w:rPr>
                <w:noProof/>
                <w:webHidden/>
              </w:rPr>
              <w:fldChar w:fldCharType="separate"/>
            </w:r>
            <w:r>
              <w:rPr>
                <w:noProof/>
                <w:webHidden/>
              </w:rPr>
              <w:t>5</w:t>
            </w:r>
            <w:r>
              <w:rPr>
                <w:noProof/>
                <w:webHidden/>
              </w:rPr>
              <w:fldChar w:fldCharType="end"/>
            </w:r>
          </w:hyperlink>
        </w:p>
        <w:p w14:paraId="286431C9" w14:textId="368DE7D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9" w:history="1">
            <w:r w:rsidRPr="00623615">
              <w:rPr>
                <w:rStyle w:val="Hyperlink"/>
                <w:noProof/>
              </w:rPr>
              <w:t>Process equations</w:t>
            </w:r>
            <w:r>
              <w:rPr>
                <w:noProof/>
                <w:webHidden/>
              </w:rPr>
              <w:tab/>
            </w:r>
            <w:r>
              <w:rPr>
                <w:noProof/>
                <w:webHidden/>
              </w:rPr>
              <w:fldChar w:fldCharType="begin"/>
            </w:r>
            <w:r>
              <w:rPr>
                <w:noProof/>
                <w:webHidden/>
              </w:rPr>
              <w:instrText xml:space="preserve"> PAGEREF _Toc228186929 \h </w:instrText>
            </w:r>
            <w:r>
              <w:rPr>
                <w:noProof/>
                <w:webHidden/>
              </w:rPr>
            </w:r>
            <w:r>
              <w:rPr>
                <w:noProof/>
                <w:webHidden/>
              </w:rPr>
              <w:fldChar w:fldCharType="separate"/>
            </w:r>
            <w:r>
              <w:rPr>
                <w:noProof/>
                <w:webHidden/>
              </w:rPr>
              <w:t>8</w:t>
            </w:r>
            <w:r>
              <w:rPr>
                <w:noProof/>
                <w:webHidden/>
              </w:rPr>
              <w:fldChar w:fldCharType="end"/>
            </w:r>
          </w:hyperlink>
        </w:p>
        <w:p w14:paraId="26D6AF15" w14:textId="1D22A08E"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0" w:history="1">
            <w:r w:rsidRPr="00623615">
              <w:rPr>
                <w:rStyle w:val="Hyperlink"/>
                <w:noProof/>
              </w:rPr>
              <w:t>Observation equations</w:t>
            </w:r>
            <w:r>
              <w:rPr>
                <w:noProof/>
                <w:webHidden/>
              </w:rPr>
              <w:tab/>
            </w:r>
            <w:r>
              <w:rPr>
                <w:noProof/>
                <w:webHidden/>
              </w:rPr>
              <w:fldChar w:fldCharType="begin"/>
            </w:r>
            <w:r>
              <w:rPr>
                <w:noProof/>
                <w:webHidden/>
              </w:rPr>
              <w:instrText xml:space="preserve"> PAGEREF _Toc228186930 \h </w:instrText>
            </w:r>
            <w:r>
              <w:rPr>
                <w:noProof/>
                <w:webHidden/>
              </w:rPr>
            </w:r>
            <w:r>
              <w:rPr>
                <w:noProof/>
                <w:webHidden/>
              </w:rPr>
              <w:fldChar w:fldCharType="separate"/>
            </w:r>
            <w:r>
              <w:rPr>
                <w:noProof/>
                <w:webHidden/>
              </w:rPr>
              <w:t>15</w:t>
            </w:r>
            <w:r>
              <w:rPr>
                <w:noProof/>
                <w:webHidden/>
              </w:rPr>
              <w:fldChar w:fldCharType="end"/>
            </w:r>
          </w:hyperlink>
        </w:p>
        <w:p w14:paraId="150781E9" w14:textId="52BC7DB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1" w:history="1">
            <w:r w:rsidRPr="00623615">
              <w:rPr>
                <w:rStyle w:val="Hyperlink"/>
                <w:noProof/>
              </w:rPr>
              <w:t>Model platform and diagnostics</w:t>
            </w:r>
            <w:r>
              <w:rPr>
                <w:noProof/>
                <w:webHidden/>
              </w:rPr>
              <w:tab/>
            </w:r>
            <w:r>
              <w:rPr>
                <w:noProof/>
                <w:webHidden/>
              </w:rPr>
              <w:fldChar w:fldCharType="begin"/>
            </w:r>
            <w:r>
              <w:rPr>
                <w:noProof/>
                <w:webHidden/>
              </w:rPr>
              <w:instrText xml:space="preserve"> PAGEREF _Toc228186931 \h </w:instrText>
            </w:r>
            <w:r>
              <w:rPr>
                <w:noProof/>
                <w:webHidden/>
              </w:rPr>
            </w:r>
            <w:r>
              <w:rPr>
                <w:noProof/>
                <w:webHidden/>
              </w:rPr>
              <w:fldChar w:fldCharType="separate"/>
            </w:r>
            <w:r>
              <w:rPr>
                <w:noProof/>
                <w:webHidden/>
              </w:rPr>
              <w:t>20</w:t>
            </w:r>
            <w:r>
              <w:rPr>
                <w:noProof/>
                <w:webHidden/>
              </w:rPr>
              <w:fldChar w:fldCharType="end"/>
            </w:r>
          </w:hyperlink>
        </w:p>
        <w:p w14:paraId="5C0F93D8" w14:textId="301590B4"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32" w:history="1">
            <w:r w:rsidRPr="00623615">
              <w:rPr>
                <w:rStyle w:val="Hyperlink"/>
                <w:noProof/>
              </w:rPr>
              <w:t>Results</w:t>
            </w:r>
            <w:r>
              <w:rPr>
                <w:noProof/>
                <w:webHidden/>
              </w:rPr>
              <w:tab/>
            </w:r>
            <w:r>
              <w:rPr>
                <w:noProof/>
                <w:webHidden/>
              </w:rPr>
              <w:fldChar w:fldCharType="begin"/>
            </w:r>
            <w:r>
              <w:rPr>
                <w:noProof/>
                <w:webHidden/>
              </w:rPr>
              <w:instrText xml:space="preserve"> PAGEREF _Toc228186932 \h </w:instrText>
            </w:r>
            <w:r>
              <w:rPr>
                <w:noProof/>
                <w:webHidden/>
              </w:rPr>
            </w:r>
            <w:r>
              <w:rPr>
                <w:noProof/>
                <w:webHidden/>
              </w:rPr>
              <w:fldChar w:fldCharType="separate"/>
            </w:r>
            <w:r>
              <w:rPr>
                <w:noProof/>
                <w:webHidden/>
              </w:rPr>
              <w:t>20</w:t>
            </w:r>
            <w:r>
              <w:rPr>
                <w:noProof/>
                <w:webHidden/>
              </w:rPr>
              <w:fldChar w:fldCharType="end"/>
            </w:r>
          </w:hyperlink>
        </w:p>
        <w:p w14:paraId="5CA7BB41" w14:textId="7A9C8874"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3" w:history="1">
            <w:r w:rsidRPr="00623615">
              <w:rPr>
                <w:rStyle w:val="Hyperlink"/>
                <w:noProof/>
              </w:rPr>
              <w:t>Residual Patterns</w:t>
            </w:r>
            <w:r>
              <w:rPr>
                <w:noProof/>
                <w:webHidden/>
              </w:rPr>
              <w:tab/>
            </w:r>
            <w:r>
              <w:rPr>
                <w:noProof/>
                <w:webHidden/>
              </w:rPr>
              <w:fldChar w:fldCharType="begin"/>
            </w:r>
            <w:r>
              <w:rPr>
                <w:noProof/>
                <w:webHidden/>
              </w:rPr>
              <w:instrText xml:space="preserve"> PAGEREF _Toc228186933 \h </w:instrText>
            </w:r>
            <w:r>
              <w:rPr>
                <w:noProof/>
                <w:webHidden/>
              </w:rPr>
            </w:r>
            <w:r>
              <w:rPr>
                <w:noProof/>
                <w:webHidden/>
              </w:rPr>
              <w:fldChar w:fldCharType="separate"/>
            </w:r>
            <w:r>
              <w:rPr>
                <w:noProof/>
                <w:webHidden/>
              </w:rPr>
              <w:t>22</w:t>
            </w:r>
            <w:r>
              <w:rPr>
                <w:noProof/>
                <w:webHidden/>
              </w:rPr>
              <w:fldChar w:fldCharType="end"/>
            </w:r>
          </w:hyperlink>
        </w:p>
        <w:p w14:paraId="29C79B22" w14:textId="4224449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4" w:history="1">
            <w:r w:rsidRPr="00623615">
              <w:rPr>
                <w:rStyle w:val="Hyperlink"/>
                <w:noProof/>
              </w:rPr>
              <w:t>Bias Estimation</w:t>
            </w:r>
            <w:r>
              <w:rPr>
                <w:noProof/>
                <w:webHidden/>
              </w:rPr>
              <w:tab/>
            </w:r>
            <w:r>
              <w:rPr>
                <w:noProof/>
                <w:webHidden/>
              </w:rPr>
              <w:fldChar w:fldCharType="begin"/>
            </w:r>
            <w:r>
              <w:rPr>
                <w:noProof/>
                <w:webHidden/>
              </w:rPr>
              <w:instrText xml:space="preserve"> PAGEREF _Toc228186934 \h </w:instrText>
            </w:r>
            <w:r>
              <w:rPr>
                <w:noProof/>
                <w:webHidden/>
              </w:rPr>
            </w:r>
            <w:r>
              <w:rPr>
                <w:noProof/>
                <w:webHidden/>
              </w:rPr>
              <w:fldChar w:fldCharType="separate"/>
            </w:r>
            <w:r>
              <w:rPr>
                <w:noProof/>
                <w:webHidden/>
              </w:rPr>
              <w:t>22</w:t>
            </w:r>
            <w:r>
              <w:rPr>
                <w:noProof/>
                <w:webHidden/>
              </w:rPr>
              <w:fldChar w:fldCharType="end"/>
            </w:r>
          </w:hyperlink>
        </w:p>
        <w:p w14:paraId="69973E1E" w14:textId="0633C5B6"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5" w:history="1">
            <w:r w:rsidRPr="00623615">
              <w:rPr>
                <w:rStyle w:val="Hyperlink"/>
                <w:noProof/>
              </w:rPr>
              <w:t>Proportion Harvested</w:t>
            </w:r>
            <w:r>
              <w:rPr>
                <w:noProof/>
                <w:webHidden/>
              </w:rPr>
              <w:tab/>
            </w:r>
            <w:r>
              <w:rPr>
                <w:noProof/>
                <w:webHidden/>
              </w:rPr>
              <w:fldChar w:fldCharType="begin"/>
            </w:r>
            <w:r>
              <w:rPr>
                <w:noProof/>
                <w:webHidden/>
              </w:rPr>
              <w:instrText xml:space="preserve"> PAGEREF _Toc228186935 \h </w:instrText>
            </w:r>
            <w:r>
              <w:rPr>
                <w:noProof/>
                <w:webHidden/>
              </w:rPr>
            </w:r>
            <w:r>
              <w:rPr>
                <w:noProof/>
                <w:webHidden/>
              </w:rPr>
              <w:fldChar w:fldCharType="separate"/>
            </w:r>
            <w:r>
              <w:rPr>
                <w:noProof/>
                <w:webHidden/>
              </w:rPr>
              <w:t>23</w:t>
            </w:r>
            <w:r>
              <w:rPr>
                <w:noProof/>
                <w:webHidden/>
              </w:rPr>
              <w:fldChar w:fldCharType="end"/>
            </w:r>
          </w:hyperlink>
        </w:p>
        <w:p w14:paraId="6A36EBC6" w14:textId="79795D9A"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6" w:history="1">
            <w:r w:rsidRPr="00623615">
              <w:rPr>
                <w:rStyle w:val="Hyperlink"/>
                <w:noProof/>
              </w:rPr>
              <w:t>Species Composition</w:t>
            </w:r>
            <w:r>
              <w:rPr>
                <w:noProof/>
                <w:webHidden/>
              </w:rPr>
              <w:tab/>
            </w:r>
            <w:r>
              <w:rPr>
                <w:noProof/>
                <w:webHidden/>
              </w:rPr>
              <w:fldChar w:fldCharType="begin"/>
            </w:r>
            <w:r>
              <w:rPr>
                <w:noProof/>
                <w:webHidden/>
              </w:rPr>
              <w:instrText xml:space="preserve"> PAGEREF _Toc228186936 \h </w:instrText>
            </w:r>
            <w:r>
              <w:rPr>
                <w:noProof/>
                <w:webHidden/>
              </w:rPr>
            </w:r>
            <w:r>
              <w:rPr>
                <w:noProof/>
                <w:webHidden/>
              </w:rPr>
              <w:fldChar w:fldCharType="separate"/>
            </w:r>
            <w:r>
              <w:rPr>
                <w:noProof/>
                <w:webHidden/>
              </w:rPr>
              <w:t>24</w:t>
            </w:r>
            <w:r>
              <w:rPr>
                <w:noProof/>
                <w:webHidden/>
              </w:rPr>
              <w:fldChar w:fldCharType="end"/>
            </w:r>
          </w:hyperlink>
        </w:p>
        <w:p w14:paraId="57FFF3D4" w14:textId="30801C5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7" w:history="1">
            <w:r w:rsidRPr="00623615">
              <w:rPr>
                <w:rStyle w:val="Hyperlink"/>
                <w:noProof/>
              </w:rPr>
              <w:t>Proportion Guided</w:t>
            </w:r>
            <w:r>
              <w:rPr>
                <w:noProof/>
                <w:webHidden/>
              </w:rPr>
              <w:tab/>
            </w:r>
            <w:r>
              <w:rPr>
                <w:noProof/>
                <w:webHidden/>
              </w:rPr>
              <w:fldChar w:fldCharType="begin"/>
            </w:r>
            <w:r>
              <w:rPr>
                <w:noProof/>
                <w:webHidden/>
              </w:rPr>
              <w:instrText xml:space="preserve"> PAGEREF _Toc228186937 \h </w:instrText>
            </w:r>
            <w:r>
              <w:rPr>
                <w:noProof/>
                <w:webHidden/>
              </w:rPr>
            </w:r>
            <w:r>
              <w:rPr>
                <w:noProof/>
                <w:webHidden/>
              </w:rPr>
              <w:fldChar w:fldCharType="separate"/>
            </w:r>
            <w:r>
              <w:rPr>
                <w:noProof/>
                <w:webHidden/>
              </w:rPr>
              <w:t>25</w:t>
            </w:r>
            <w:r>
              <w:rPr>
                <w:noProof/>
                <w:webHidden/>
              </w:rPr>
              <w:fldChar w:fldCharType="end"/>
            </w:r>
          </w:hyperlink>
        </w:p>
        <w:p w14:paraId="1139F13F" w14:textId="2DB466B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8" w:history="1">
            <w:r w:rsidRPr="00623615">
              <w:rPr>
                <w:rStyle w:val="Hyperlink"/>
                <w:noProof/>
              </w:rPr>
              <w:t>Weight</w:t>
            </w:r>
            <w:r>
              <w:rPr>
                <w:noProof/>
                <w:webHidden/>
              </w:rPr>
              <w:tab/>
            </w:r>
            <w:r>
              <w:rPr>
                <w:noProof/>
                <w:webHidden/>
              </w:rPr>
              <w:fldChar w:fldCharType="begin"/>
            </w:r>
            <w:r>
              <w:rPr>
                <w:noProof/>
                <w:webHidden/>
              </w:rPr>
              <w:instrText xml:space="preserve"> PAGEREF _Toc228186938 \h </w:instrText>
            </w:r>
            <w:r>
              <w:rPr>
                <w:noProof/>
                <w:webHidden/>
              </w:rPr>
            </w:r>
            <w:r>
              <w:rPr>
                <w:noProof/>
                <w:webHidden/>
              </w:rPr>
              <w:fldChar w:fldCharType="separate"/>
            </w:r>
            <w:r>
              <w:rPr>
                <w:noProof/>
                <w:webHidden/>
              </w:rPr>
              <w:t>25</w:t>
            </w:r>
            <w:r>
              <w:rPr>
                <w:noProof/>
                <w:webHidden/>
              </w:rPr>
              <w:fldChar w:fldCharType="end"/>
            </w:r>
          </w:hyperlink>
        </w:p>
        <w:p w14:paraId="76E8C092" w14:textId="77BB447D"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9" w:history="1">
            <w:r w:rsidRPr="00623615">
              <w:rPr>
                <w:rStyle w:val="Hyperlink"/>
                <w:noProof/>
              </w:rPr>
              <w:t>Harvest, Release and Total Removal Estimates</w:t>
            </w:r>
            <w:r>
              <w:rPr>
                <w:noProof/>
                <w:webHidden/>
              </w:rPr>
              <w:tab/>
            </w:r>
            <w:r>
              <w:rPr>
                <w:noProof/>
                <w:webHidden/>
              </w:rPr>
              <w:fldChar w:fldCharType="begin"/>
            </w:r>
            <w:r>
              <w:rPr>
                <w:noProof/>
                <w:webHidden/>
              </w:rPr>
              <w:instrText xml:space="preserve"> PAGEREF _Toc228186939 \h </w:instrText>
            </w:r>
            <w:r>
              <w:rPr>
                <w:noProof/>
                <w:webHidden/>
              </w:rPr>
            </w:r>
            <w:r>
              <w:rPr>
                <w:noProof/>
                <w:webHidden/>
              </w:rPr>
              <w:fldChar w:fldCharType="separate"/>
            </w:r>
            <w:r>
              <w:rPr>
                <w:noProof/>
                <w:webHidden/>
              </w:rPr>
              <w:t>25</w:t>
            </w:r>
            <w:r>
              <w:rPr>
                <w:noProof/>
                <w:webHidden/>
              </w:rPr>
              <w:fldChar w:fldCharType="end"/>
            </w:r>
          </w:hyperlink>
        </w:p>
        <w:p w14:paraId="5A309434" w14:textId="26935ADC"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0" w:history="1">
            <w:r w:rsidRPr="00623615">
              <w:rPr>
                <w:rStyle w:val="Hyperlink"/>
                <w:noProof/>
              </w:rPr>
              <w:t>Discussion</w:t>
            </w:r>
            <w:r>
              <w:rPr>
                <w:noProof/>
                <w:webHidden/>
              </w:rPr>
              <w:tab/>
            </w:r>
            <w:r>
              <w:rPr>
                <w:noProof/>
                <w:webHidden/>
              </w:rPr>
              <w:fldChar w:fldCharType="begin"/>
            </w:r>
            <w:r>
              <w:rPr>
                <w:noProof/>
                <w:webHidden/>
              </w:rPr>
              <w:instrText xml:space="preserve"> PAGEREF _Toc228186940 \h </w:instrText>
            </w:r>
            <w:r>
              <w:rPr>
                <w:noProof/>
                <w:webHidden/>
              </w:rPr>
            </w:r>
            <w:r>
              <w:rPr>
                <w:noProof/>
                <w:webHidden/>
              </w:rPr>
              <w:fldChar w:fldCharType="separate"/>
            </w:r>
            <w:r>
              <w:rPr>
                <w:noProof/>
                <w:webHidden/>
              </w:rPr>
              <w:t>27</w:t>
            </w:r>
            <w:r>
              <w:rPr>
                <w:noProof/>
                <w:webHidden/>
              </w:rPr>
              <w:fldChar w:fldCharType="end"/>
            </w:r>
          </w:hyperlink>
        </w:p>
        <w:p w14:paraId="14B26FC7" w14:textId="7CC871BF"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41" w:history="1">
            <w:r w:rsidRPr="00623615">
              <w:rPr>
                <w:rStyle w:val="Hyperlink"/>
                <w:noProof/>
              </w:rPr>
              <w:t>Conclusions and Recommendations</w:t>
            </w:r>
            <w:r>
              <w:rPr>
                <w:noProof/>
                <w:webHidden/>
              </w:rPr>
              <w:tab/>
            </w:r>
            <w:r>
              <w:rPr>
                <w:noProof/>
                <w:webHidden/>
              </w:rPr>
              <w:fldChar w:fldCharType="begin"/>
            </w:r>
            <w:r>
              <w:rPr>
                <w:noProof/>
                <w:webHidden/>
              </w:rPr>
              <w:instrText xml:space="preserve"> PAGEREF _Toc228186941 \h </w:instrText>
            </w:r>
            <w:r>
              <w:rPr>
                <w:noProof/>
                <w:webHidden/>
              </w:rPr>
            </w:r>
            <w:r>
              <w:rPr>
                <w:noProof/>
                <w:webHidden/>
              </w:rPr>
              <w:fldChar w:fldCharType="separate"/>
            </w:r>
            <w:r>
              <w:rPr>
                <w:noProof/>
                <w:webHidden/>
              </w:rPr>
              <w:t>30</w:t>
            </w:r>
            <w:r>
              <w:rPr>
                <w:noProof/>
                <w:webHidden/>
              </w:rPr>
              <w:fldChar w:fldCharType="end"/>
            </w:r>
          </w:hyperlink>
        </w:p>
        <w:p w14:paraId="1C76D374" w14:textId="6B002AB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2" w:history="1">
            <w:r w:rsidRPr="00623615">
              <w:rPr>
                <w:rStyle w:val="Hyperlink"/>
                <w:noProof/>
              </w:rPr>
              <w:t>Acknowledgments</w:t>
            </w:r>
            <w:r>
              <w:rPr>
                <w:noProof/>
                <w:webHidden/>
              </w:rPr>
              <w:tab/>
            </w:r>
            <w:r>
              <w:rPr>
                <w:noProof/>
                <w:webHidden/>
              </w:rPr>
              <w:fldChar w:fldCharType="begin"/>
            </w:r>
            <w:r>
              <w:rPr>
                <w:noProof/>
                <w:webHidden/>
              </w:rPr>
              <w:instrText xml:space="preserve"> PAGEREF _Toc228186942 \h </w:instrText>
            </w:r>
            <w:r>
              <w:rPr>
                <w:noProof/>
                <w:webHidden/>
              </w:rPr>
            </w:r>
            <w:r>
              <w:rPr>
                <w:noProof/>
                <w:webHidden/>
              </w:rPr>
              <w:fldChar w:fldCharType="separate"/>
            </w:r>
            <w:r>
              <w:rPr>
                <w:noProof/>
                <w:webHidden/>
              </w:rPr>
              <w:t>30</w:t>
            </w:r>
            <w:r>
              <w:rPr>
                <w:noProof/>
                <w:webHidden/>
              </w:rPr>
              <w:fldChar w:fldCharType="end"/>
            </w:r>
          </w:hyperlink>
        </w:p>
        <w:p w14:paraId="159AB86C" w14:textId="76736285"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3" w:history="1">
            <w:r w:rsidRPr="00623615">
              <w:rPr>
                <w:rStyle w:val="Hyperlink"/>
                <w:noProof/>
              </w:rPr>
              <w:t>Literature Cited</w:t>
            </w:r>
            <w:r>
              <w:rPr>
                <w:noProof/>
                <w:webHidden/>
              </w:rPr>
              <w:tab/>
            </w:r>
            <w:r>
              <w:rPr>
                <w:noProof/>
                <w:webHidden/>
              </w:rPr>
              <w:fldChar w:fldCharType="begin"/>
            </w:r>
            <w:r>
              <w:rPr>
                <w:noProof/>
                <w:webHidden/>
              </w:rPr>
              <w:instrText xml:space="preserve"> PAGEREF _Toc228186943 \h </w:instrText>
            </w:r>
            <w:r>
              <w:rPr>
                <w:noProof/>
                <w:webHidden/>
              </w:rPr>
            </w:r>
            <w:r>
              <w:rPr>
                <w:noProof/>
                <w:webHidden/>
              </w:rPr>
              <w:fldChar w:fldCharType="separate"/>
            </w:r>
            <w:r>
              <w:rPr>
                <w:noProof/>
                <w:webHidden/>
              </w:rPr>
              <w:t>31</w:t>
            </w:r>
            <w:r>
              <w:rPr>
                <w:noProof/>
                <w:webHidden/>
              </w:rPr>
              <w:fldChar w:fldCharType="end"/>
            </w:r>
          </w:hyperlink>
        </w:p>
        <w:p w14:paraId="6B530F24" w14:textId="6BA1D24F" w:rsidR="00D31706" w:rsidRDefault="00000000">
          <w:r>
            <w:fldChar w:fldCharType="end"/>
          </w:r>
        </w:p>
      </w:sdtContent>
    </w:sdt>
    <w:p w14:paraId="6C78D043" w14:textId="77777777" w:rsidR="00D31706" w:rsidRDefault="00000000">
      <w:r>
        <w:br w:type="page"/>
      </w:r>
    </w:p>
    <w:p w14:paraId="71DA81AA" w14:textId="77777777" w:rsidR="00D31706" w:rsidRDefault="00000000">
      <w:pPr>
        <w:pStyle w:val="Heading1"/>
      </w:pPr>
      <w:bookmarkStart w:id="0" w:name="_Toc228186923"/>
      <w:bookmarkStart w:id="1" w:name="abstract"/>
      <w:r>
        <w:lastRenderedPageBreak/>
        <w:t>Abstract</w:t>
      </w:r>
      <w:bookmarkEnd w:id="0"/>
    </w:p>
    <w:p w14:paraId="66AD432D" w14:textId="77777777" w:rsidR="00D31706" w:rsidRDefault="00000000">
      <w:pPr>
        <w:pStyle w:val="FirstParagraph"/>
      </w:pPr>
      <w:r>
        <w:t>Fishery stock assessments require defensible estimates of total extractions (commercial, sport, subsistence, personal use, and bycatch) throughout the history of exploitation and at appropriate spatial scales for management. This study provides updated estimates of total sport harvest and releases for black (</w:t>
      </w:r>
      <w:r>
        <w:rPr>
          <w:i/>
          <w:iCs/>
        </w:rPr>
        <w:t>Sebastes melanops</w:t>
      </w:r>
      <w:r>
        <w:t>) and yelloweye rockfishes (</w:t>
      </w:r>
      <w:r>
        <w:rPr>
          <w:i/>
          <w:iCs/>
        </w:rPr>
        <w:t>S. ruberrimus</w:t>
      </w:r>
      <w:r>
        <w:t>) as well as demersal shelf, slope, and non-black pelagic rockfish complexes in Southeast,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relationsihip between sport and commercial fishery management units and provided estimates between 1999 and today. The Bayesian methods used here allow for estimation back through 1977, corrects some faulty assumptions that were necessary in the original Howard methodology, incorporates portside interview data, and provides a unified, reproducible and hierarchical approach to estimating sport fishing mortalities. Guide logbooks have provided a census of guided sport harvest and release by statistical reporting areas and by pelagic and nonpelagic rockfish assemblages since 1998/1999, and a census of yelloweye rockfish harvest and releases since 2006. The Alaska Sport Fishing Survey (referred to as the statewide harvest survey or SWHS) has provided estimates of rockfish harvests since 1977, total catches since 1990 and a breakdown by guided and unguided anglers since 2011. Port sampling data provides estimates of species composition in the harvest, length and weight data,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unfied approach to quantifying rockfish removals going forward and these methods are recommended for use in stock assessments.</w:t>
      </w:r>
    </w:p>
    <w:p w14:paraId="1FF70F42" w14:textId="77777777" w:rsidR="00D31706" w:rsidRDefault="0000000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64111EC2" w14:textId="77777777" w:rsidR="00D31706" w:rsidRDefault="00000000">
      <w:pPr>
        <w:pStyle w:val="Heading1"/>
      </w:pPr>
      <w:bookmarkStart w:id="2" w:name="_Toc228186924"/>
      <w:bookmarkStart w:id="3" w:name="introduction"/>
      <w:bookmarkEnd w:id="1"/>
      <w:r>
        <w:t>Introduction</w:t>
      </w:r>
      <w:bookmarkEnd w:id="2"/>
    </w:p>
    <w:p w14:paraId="7FD5D2C3" w14:textId="77777777" w:rsidR="00D31706" w:rsidRDefault="0000000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49037E52" w14:textId="77777777" w:rsidR="00D31706" w:rsidRDefault="00000000">
      <w:pPr>
        <w:pStyle w:val="BodyText"/>
      </w:pPr>
      <w:r>
        <w:lastRenderedPageBreak/>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2611F6D1" w14:textId="77777777" w:rsidR="00D31706" w:rsidRDefault="0000000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1A368067" w14:textId="77777777" w:rsidR="00D31706" w:rsidRDefault="00000000">
      <w:pPr>
        <w:pStyle w:val="BodyText"/>
      </w:pPr>
      <w:r>
        <w:t>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Post sampling data is used to apportion harvests and releases by species in guided and unguided trips and provide length and weight data.</w:t>
      </w:r>
    </w:p>
    <w:p w14:paraId="37E8A60B" w14:textId="77777777" w:rsidR="00D31706" w:rsidRDefault="0000000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7336B76E" w14:textId="77777777" w:rsidR="00D31706" w:rsidRDefault="00000000">
      <w:pPr>
        <w:pStyle w:val="BodyText"/>
      </w:pPr>
      <w:r>
        <w:t>Yelloweye and black rockfish removal estimation methods were originally developed by Howard et al. (2020; hereafter refered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data. This approach was both novel and critical in providing harvest and release estimates for managers to understand the magnitude of the catch and to allow accurate stock assessments.</w:t>
      </w:r>
    </w:p>
    <w:p w14:paraId="1527E316" w14:textId="77777777" w:rsidR="00D31706" w:rsidRDefault="00000000">
      <w:pPr>
        <w:pStyle w:val="BodyText"/>
      </w:pPr>
      <w:r>
        <w:t>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averages or proxy values from neighboring management areas.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14:paraId="363F7AAA" w14:textId="77777777" w:rsidR="00D31706" w:rsidRDefault="00000000">
      <w:pPr>
        <w:pStyle w:val="BodyText"/>
      </w:pPr>
      <w:r>
        <w:lastRenderedPageBreak/>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hierachichal model that more accurately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hierarchichal structure allows information on these trends, as well as overall harvest trends, to be shared among management areas within the three main regions (Southeast, Southcentral and Kodiak) without having to use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are also produced in one place.</w:t>
      </w:r>
    </w:p>
    <w:p w14:paraId="3C51A406" w14:textId="77777777" w:rsidR="00D31706" w:rsidRDefault="0000000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230E52F9" w14:textId="77777777" w:rsidR="00D31706" w:rsidRDefault="00000000">
      <w:pPr>
        <w:pStyle w:val="Heading1"/>
      </w:pPr>
      <w:bookmarkStart w:id="4" w:name="_Toc228186925"/>
      <w:bookmarkStart w:id="5" w:name="objective"/>
      <w:bookmarkEnd w:id="3"/>
      <w:r>
        <w:t>Objective</w:t>
      </w:r>
      <w:bookmarkEnd w:id="4"/>
    </w:p>
    <w:p w14:paraId="7791D74C" w14:textId="77777777" w:rsidR="00D31706" w:rsidRDefault="00000000">
      <w:pPr>
        <w:numPr>
          <w:ilvl w:val="0"/>
          <w:numId w:val="28"/>
        </w:numPr>
      </w:pPr>
      <w:r>
        <w:t>Estimate annual sport harvests,releases and total removals in biomass of rockfishes in Gulf of Alaska CFMUs from 1977 – 2024. Estimates are for the following species / complexes in the following regions:</w:t>
      </w:r>
    </w:p>
    <w:p w14:paraId="30FD6B55" w14:textId="77777777" w:rsidR="00D31706" w:rsidRDefault="00000000">
      <w:pPr>
        <w:pStyle w:val="Compact"/>
        <w:numPr>
          <w:ilvl w:val="1"/>
          <w:numId w:val="29"/>
        </w:numPr>
      </w:pPr>
      <w:r>
        <w:t>black rockfish (all regions)</w:t>
      </w:r>
    </w:p>
    <w:p w14:paraId="050B64F0" w14:textId="77777777" w:rsidR="00D31706" w:rsidRDefault="00000000">
      <w:pPr>
        <w:pStyle w:val="Compact"/>
        <w:numPr>
          <w:ilvl w:val="1"/>
          <w:numId w:val="29"/>
        </w:numPr>
      </w:pPr>
      <w:r>
        <w:t>yelloweye rockfish (all regions)</w:t>
      </w:r>
    </w:p>
    <w:p w14:paraId="212C027D" w14:textId="77777777" w:rsidR="00D31706" w:rsidRDefault="0000000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30682AD6" w14:textId="77777777" w:rsidR="00D31706" w:rsidRDefault="0000000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27401AC7" w14:textId="77777777" w:rsidR="00D31706" w:rsidRDefault="00000000">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and vermillion </w:t>
      </w:r>
      <w:r>
        <w:rPr>
          <w:i/>
          <w:iCs/>
        </w:rPr>
        <w:t>S. miniatus</w:t>
      </w:r>
      <w:r>
        <w:t xml:space="preserve"> rockfish); Southeast only.</w:t>
      </w:r>
    </w:p>
    <w:p w14:paraId="614FFF43" w14:textId="77777777" w:rsidR="00D31706" w:rsidRDefault="00000000">
      <w:pPr>
        <w:pStyle w:val="Heading1"/>
      </w:pPr>
      <w:bookmarkStart w:id="6" w:name="_Toc228186926"/>
      <w:bookmarkStart w:id="7" w:name="study-area"/>
      <w:bookmarkEnd w:id="5"/>
      <w:r>
        <w:lastRenderedPageBreak/>
        <w:t>Study Area</w:t>
      </w:r>
      <w:bookmarkEnd w:id="6"/>
    </w:p>
    <w:p w14:paraId="5500854E" w14:textId="77777777" w:rsidR="00D31706" w:rsidRDefault="0000000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1006E49F" w14:textId="77777777" w:rsidR="00D31706" w:rsidRDefault="0000000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737D4EB9" w14:textId="77777777" w:rsidR="00D31706" w:rsidRDefault="00000000">
      <w:pPr>
        <w:pStyle w:val="Heading1"/>
      </w:pPr>
      <w:bookmarkStart w:id="8" w:name="_Toc228186927"/>
      <w:bookmarkStart w:id="9" w:name="methods"/>
      <w:bookmarkEnd w:id="7"/>
      <w:r>
        <w:t>Methods</w:t>
      </w:r>
      <w:bookmarkEnd w:id="8"/>
    </w:p>
    <w:p w14:paraId="2941FA6E" w14:textId="77777777" w:rsidR="00D31706" w:rsidRDefault="00000000">
      <w:pPr>
        <w:pStyle w:val="Heading2"/>
      </w:pPr>
      <w:bookmarkStart w:id="10" w:name="_Toc228186928"/>
      <w:bookmarkStart w:id="11" w:name="data"/>
      <w:r>
        <w:t>Data</w:t>
      </w:r>
      <w:bookmarkEnd w:id="10"/>
    </w:p>
    <w:p w14:paraId="6331251A" w14:textId="77777777" w:rsidR="00D31706" w:rsidRDefault="00000000">
      <w:pPr>
        <w:pStyle w:val="Heading4"/>
      </w:pPr>
      <w:bookmarkStart w:id="12" w:name="logbook-data"/>
      <w:r>
        <w:t>Logbook Data</w:t>
      </w:r>
    </w:p>
    <w:p w14:paraId="6F6939CC" w14:textId="77777777" w:rsidR="00D31706" w:rsidRDefault="00000000">
      <w:pPr>
        <w:pStyle w:val="FirstParagraph"/>
      </w:pPr>
      <w:r>
        <w:t>The department’s charter logbook program provides data on guided sport fishing in state waters in a similar manner to how fish tickets are used in commercial fisheries.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32DB41C5" w14:textId="77777777" w:rsidR="00D31706" w:rsidRDefault="00000000">
      <w:pPr>
        <w:pStyle w:val="Heading4"/>
      </w:pPr>
      <w:bookmarkStart w:id="13" w:name="statewide-harvest-survey-data"/>
      <w:bookmarkEnd w:id="12"/>
      <w:r>
        <w:t>Statewide Harvest Survey Data</w:t>
      </w:r>
    </w:p>
    <w:p w14:paraId="2076E362" w14:textId="77777777" w:rsidR="00D31706" w:rsidRDefault="00000000">
      <w:pPr>
        <w:pStyle w:val="FirstParagraph"/>
      </w:pPr>
      <w:r>
        <w:t>Statewide harvest survey estimates of total rockfish (all species combined) catch and harvest are available for 29 years (1996 -2 024) for all users and are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0BFDDEA7" w14:textId="77777777" w:rsidR="00D31706" w:rsidRDefault="00000000">
      <w:pPr>
        <w:pStyle w:val="BodyText"/>
      </w:pPr>
      <w:r>
        <w:t xml:space="preserve">SWHS Rockfish release estimates are inferred from the difference between catch and harvest estimates. SWHS release estimates were assumed equal the total catch minus the harvest and the </w:t>
      </w:r>
      <w:r>
        <w:lastRenderedPageBreak/>
        <w:t>standard deviation of the releases was derived from the standard deviation of the harvest and catch estimates such that</w:t>
      </w:r>
    </w:p>
    <w:p w14:paraId="25535B0D"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09D8C5E9" w14:textId="77777777" w:rsidR="00D31706" w:rsidRDefault="0000000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5C2D3A5C" w14:textId="77777777" w:rsidR="00D31706" w:rsidRDefault="00000000">
      <w:pPr>
        <w:pStyle w:val="Heading4"/>
      </w:pPr>
      <w:bookmarkStart w:id="14" w:name="port-sampling-data"/>
      <w:bookmarkEnd w:id="13"/>
      <w:r>
        <w:t>Port Sampling Data</w:t>
      </w:r>
    </w:p>
    <w:p w14:paraId="4E24B689" w14:textId="77777777" w:rsidR="00D31706" w:rsidRDefault="00000000">
      <w:pPr>
        <w:pStyle w:val="FirstParagraph"/>
      </w:pPr>
      <w:r>
        <w:t>The department’s port sampling program provides data on the species composition of the catch, length, weight and otolith samples, and interview data on the relative number of fish harvested and released. Port sampling data exists from Southcentral and Kodiak areas since 1996 and from Southeast Alaska areas since 2006 (McKean and Ford 2025; Richards et al. 2025; Jaenicke et al. 2019; Failor 2016). Port sampling data in Southcentral and Kodiak areas is subdivided by user group (private or guided anglers) and the number of total rockfish, pelagic and non-pelagic rockfish, black rockfish and yelloweye rockfish. In Southeast Alaska areas, the data is further subdivided into demersal shelf (DSR, of which yelloweye are one species) and slope rockfish.</w:t>
      </w:r>
    </w:p>
    <w:p w14:paraId="717B7ACF" w14:textId="77777777" w:rsidR="00D31706" w:rsidRDefault="00000000">
      <w:pPr>
        <w:pStyle w:val="Heading4"/>
      </w:pPr>
      <w:bookmarkStart w:id="15" w:name="release-mortality-estimates"/>
      <w:bookmarkEnd w:id="14"/>
      <w:r>
        <w:t>Release Mortality Estimates</w:t>
      </w:r>
    </w:p>
    <w:p w14:paraId="29235D9F" w14:textId="77777777" w:rsidR="00D31706" w:rsidRDefault="00000000">
      <w:pPr>
        <w:pStyle w:val="FirstParagraph"/>
      </w:pPr>
      <w:r>
        <w:t>Estimating total removals from the population includes accounting for the number of fish that are expected to die after release. Release mortality estimates prior to 2013, the year DWR devices were mandated, assume that all fish were released on the surface and apply published mortality estimates (Hannah et al. 2008; Hochhalter et al. 2011; Hannah et a. 2012; Hochhalter et al. 2012) for pelagic and non-pelagic species (Figure RELEASE MORT). After 2013, release mortality rates assume the use of DWR devices and mortality rates commensurate with the literature.</w:t>
      </w:r>
    </w:p>
    <w:p w14:paraId="4CCB7181" w14:textId="77777777" w:rsidR="00D31706" w:rsidRDefault="00000000">
      <w:pPr>
        <w:pStyle w:val="BodyText"/>
      </w:pPr>
      <w:r>
        <w:t xml:space="preserve">Southeast mortality rates do not account for the depth of release, but assume a phased in effect of the DWR devices for private users. </w:t>
      </w:r>
      <w:r w:rsidRPr="00ED5DBB">
        <w:rPr>
          <w:b/>
          <w:bCs/>
          <w:i/>
          <w:iCs/>
          <w:highlight w:val="yellow"/>
        </w:rPr>
        <w:t>Chris and Diana please expand and correct as you see fit! IF there is any text or reference on describing how unguided release mort estimates were developed, that would be great!</w:t>
      </w:r>
    </w:p>
    <w:p w14:paraId="33CE4C6A" w14:textId="77777777" w:rsidR="00D31706" w:rsidRDefault="00000000">
      <w:pPr>
        <w:pStyle w:val="BodyText"/>
      </w:pPr>
      <w:r>
        <w:t xml:space="preserve">Southcentral and Kodiak mortality rates factor in the depth-at-release information from port side interviews and calculate mortality rates based on the depth-of-release data pooled across years. This data is not sufficient for annual estimates but is instead pooled across years to provide an average depth profile of releases for each species assemblage and area. For each Southcentral and Kodiak area, user group and species assemblage has pre- and post-DWR release mortality estimates calculated by averaging the mortality estimates from the different depth strata weighted by the estimated proportion released within each depth strata (Appendix CLAYS TABLE). </w:t>
      </w:r>
      <w:r w:rsidRPr="00ED5DBB">
        <w:rPr>
          <w:b/>
          <w:bCs/>
          <w:i/>
          <w:iCs/>
          <w:highlight w:val="cyan"/>
        </w:rPr>
        <w:t>Clay please expand and correct as you see fit!</w:t>
      </w:r>
    </w:p>
    <w:p w14:paraId="0C563D3A" w14:textId="77777777" w:rsidR="00D31706" w:rsidRDefault="00000000">
      <w:pPr>
        <w:pStyle w:val="Heading4"/>
      </w:pPr>
      <w:bookmarkStart w:id="16" w:name="weight-data-and-estimates"/>
      <w:bookmarkEnd w:id="15"/>
      <w:r>
        <w:t>Weight Data and Estimates</w:t>
      </w:r>
    </w:p>
    <w:p w14:paraId="63778ED1" w14:textId="77777777" w:rsidR="00D31706" w:rsidRDefault="00000000">
      <w:pPr>
        <w:pStyle w:val="FirstParagraph"/>
      </w:pPr>
      <w:r>
        <w:t xml:space="preserve">Port sampling programs also provide the data necessary to convert fish numbers to biomass. All rockfish are sampled for length and in Southcentral Alaska a subsample are weighed. All measured </w:t>
      </w:r>
      <w:r>
        <w:lastRenderedPageBreak/>
        <w:t xml:space="preserve">fish that were not weighed have weights estimated using a weight ~ length regression. In southcentral and Kodiak regions the weight ~ length relationship for black and yelloweye rockfish is estimated from samples collected between 1996 and 2021 such that the predicted weight is related to the measured length, </w:t>
      </w:r>
      <w:r>
        <w:rPr>
          <w:i/>
          <w:iCs/>
        </w:rPr>
        <w:t>L</w:t>
      </w:r>
      <w:r>
        <w:t xml:space="preserve"> such that</w:t>
      </w:r>
    </w:p>
    <w:p w14:paraId="7CAEE354" w14:textId="77777777" w:rsidR="00D31706"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5C5413F0" w14:textId="77777777" w:rsidR="00D31706" w:rsidRDefault="0000000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208DB2EF" w14:textId="77777777" w:rsidR="00D31706" w:rsidRDefault="00000000">
      <w:pPr>
        <w:pStyle w:val="BodyText"/>
      </w:pPr>
      <w:r>
        <w:t>Converting the number of fish harvested or released into biomass was done by multiplying the average weight of the species or species complex by the estimated number. For each year and CFMU the average weight of each species or species complex is calculated from the weights as predicted by the lengths of sampled fish.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77163F02" w14:textId="77777777" w:rsidR="00D31706" w:rsidRDefault="00000000">
      <w:pPr>
        <w:pStyle w:val="BodyText"/>
      </w:pPr>
      <w:r>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2B7C14CE" w14:textId="77777777" w:rsidR="00D31706" w:rsidRDefault="00000000">
      <w:pPr>
        <w:pStyle w:val="BodyText"/>
      </w:pPr>
      <w:r>
        <w:t xml:space="preserve">Southeast Alaska uses a 4-stage weighted average routine to estimate mean weights because random sampling is not possible across the region’s ports (Richards et al. 2025). The 4-stage approach is detailed in Richards et al. (2025). </w:t>
      </w:r>
      <w:r w:rsidRPr="00ED5DBB">
        <w:rPr>
          <w:b/>
          <w:bCs/>
          <w:i/>
          <w:iCs/>
          <w:highlight w:val="yellow"/>
        </w:rPr>
        <w:t>Diana and Chris… please flesh this out as you see fit. It might be good to include details on the years that we are getting 4-staage estimates from.</w:t>
      </w:r>
    </w:p>
    <w:p w14:paraId="5236FE06" w14:textId="77777777" w:rsidR="00D31706" w:rsidRDefault="00000000">
      <w:pPr>
        <w:pStyle w:val="Heading4"/>
      </w:pPr>
      <w:bookmarkStart w:id="17" w:name="kodiak-stereoscopic-camera-data"/>
      <w:bookmarkEnd w:id="16"/>
      <w:r>
        <w:t>Kodiak Stereoscopic Camera Data</w:t>
      </w:r>
    </w:p>
    <w:p w14:paraId="22BC0832" w14:textId="77777777" w:rsidR="00D31706" w:rsidRDefault="0000000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22931BBD" w14:textId="77777777" w:rsidR="00D31706" w:rsidRDefault="00000000">
      <w:pPr>
        <w:pStyle w:val="Heading3"/>
      </w:pPr>
      <w:bookmarkStart w:id="18" w:name="model-structure"/>
      <w:bookmarkEnd w:id="17"/>
      <w:r>
        <w:t>Model Structure</w:t>
      </w:r>
    </w:p>
    <w:p w14:paraId="009BF6A2" w14:textId="4867F5F3" w:rsidR="00D31706" w:rsidRDefault="00000000">
      <w:pPr>
        <w:pStyle w:val="FirstParagraph"/>
        <w:rPr>
          <w:ins w:id="19" w:author="Joy, Philip J (DFG)" w:date="2026-07-16T14:37:00Z" w16du:dateUtc="2026-07-16T22:37:00Z"/>
        </w:rPr>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w:t>
      </w:r>
      <w:r>
        <w:lastRenderedPageBreak/>
        <w:t>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during the modern period would not be informative to angler behavior in the past. While the process remains consistent throughout the entire time series, long term means and logistic extrapolations in the hindcasting process rely only on data through 2019.</w:t>
      </w:r>
      <w:r w:rsidR="002927B5">
        <w:t xml:space="preserve"> </w:t>
      </w:r>
    </w:p>
    <w:p w14:paraId="7F1126FD" w14:textId="6A7CC3BE" w:rsidR="002927B5" w:rsidRPr="002927B5" w:rsidRDefault="002927B5" w:rsidP="002927B5">
      <w:pPr>
        <w:pStyle w:val="BodyText"/>
        <w:pPrChange w:id="20" w:author="Joy, Philip J (DFG)" w:date="2026-07-16T14:37:00Z" w16du:dateUtc="2026-07-16T22:37:00Z">
          <w:pPr>
            <w:pStyle w:val="FirstParagraph"/>
          </w:pPr>
        </w:pPrChange>
      </w:pPr>
      <w:ins w:id="21" w:author="Joy, Philip J (DFG)" w:date="2026-07-16T14:37:00Z" w16du:dateUtc="2026-07-16T22:37:00Z">
        <w:r>
          <w:t xml:space="preserve">Contemporary estimates from 2020 onward are generally independent of the historical data with several exceptions. </w:t>
        </w:r>
      </w:ins>
      <w:ins w:id="22" w:author="Joy, Philip J (DFG)" w:date="2026-07-16T14:38:00Z" w16du:dateUtc="2026-07-16T22:38:00Z">
        <w:r>
          <w:t>Data collection during recent years has provided robust sample sizes in most areas and for most parameters in the estimation process, but the Kodia region must r</w:t>
        </w:r>
      </w:ins>
      <w:ins w:id="23" w:author="Joy, Philip J (DFG)" w:date="2026-07-16T14:39:00Z" w16du:dateUtc="2026-07-16T22:39:00Z">
        <w:r>
          <w:t xml:space="preserve">ely on a longer term data set in generating harvest and removal estimates for the areas with little or no data which describes all Kodiak areas other than the Northeast area. </w:t>
        </w:r>
      </w:ins>
      <w:ins w:id="24" w:author="Joy, Philip J (DFG)" w:date="2026-07-16T14:42:00Z" w16du:dateUtc="2026-07-16T22:42:00Z">
        <w:r w:rsidR="00134199">
          <w:t xml:space="preserve">The contemporary period is thus informed by all the hydroacoustic data </w:t>
        </w:r>
      </w:ins>
      <w:ins w:id="25" w:author="Joy, Philip J (DFG)" w:date="2026-07-16T14:45:00Z" w16du:dateUtc="2026-07-16T22:45:00Z">
        <w:r w:rsidR="00134199">
          <w:t>as well as species compositional data collected in the ports. S</w:t>
        </w:r>
      </w:ins>
      <w:ins w:id="26" w:author="Joy, Philip J (DFG)" w:date="2026-07-16T14:43:00Z" w16du:dateUtc="2026-07-16T22:43:00Z">
        <w:r w:rsidR="00134199">
          <w:t>everal model parameters are extend</w:t>
        </w:r>
      </w:ins>
      <w:ins w:id="27" w:author="Joy, Philip J (DFG)" w:date="2026-07-16T14:45:00Z" w16du:dateUtc="2026-07-16T22:45:00Z">
        <w:r w:rsidR="00134199">
          <w:t>ed</w:t>
        </w:r>
      </w:ins>
      <w:ins w:id="28" w:author="Joy, Philip J (DFG)" w:date="2026-07-16T14:43:00Z" w16du:dateUtc="2026-07-16T22:43:00Z">
        <w:r w:rsidR="00134199">
          <w:t xml:space="preserve"> through the entire time series as described in the process equation section below. </w:t>
        </w:r>
      </w:ins>
      <w:ins w:id="29" w:author="Joy, Philip J (DFG)" w:date="2026-07-16T14:41:00Z" w16du:dateUtc="2026-07-16T22:41:00Z">
        <w:r>
          <w:t xml:space="preserve"> </w:t>
        </w:r>
      </w:ins>
    </w:p>
    <w:p w14:paraId="7A515793" w14:textId="77777777" w:rsidR="00D31706" w:rsidRDefault="00000000">
      <w:pPr>
        <w:pStyle w:val="Heading2"/>
      </w:pPr>
      <w:bookmarkStart w:id="30" w:name="_Toc228186929"/>
      <w:bookmarkStart w:id="31" w:name="process-equations"/>
      <w:bookmarkEnd w:id="11"/>
      <w:bookmarkEnd w:id="18"/>
      <w:r>
        <w:t>Process equations</w:t>
      </w:r>
      <w:bookmarkEnd w:id="30"/>
    </w:p>
    <w:p w14:paraId="1D99A17C" w14:textId="77777777" w:rsidR="00D31706" w:rsidRDefault="0000000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29D4D376" w14:textId="77777777" w:rsidR="00D31706" w:rsidRDefault="00000000">
      <w:pPr>
        <w:pStyle w:val="Heading3"/>
      </w:pPr>
      <w:bookmarkStart w:id="32" w:name="harvests"/>
      <w:r>
        <w:t>Harvests</w:t>
      </w:r>
    </w:p>
    <w:p w14:paraId="64C11F4C" w14:textId="77777777" w:rsidR="00D31706" w:rsidRDefault="0000000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5FDA80BF" w14:textId="77777777" w:rsidR="00D31706" w:rsidRDefault="0000000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5C8A0CEE" w14:textId="77777777" w:rsidR="00D31706" w:rsidRDefault="0000000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A)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A).</w:t>
      </w:r>
    </w:p>
    <w:p w14:paraId="371EF5BB" w14:textId="77777777" w:rsidR="00D31706" w:rsidRDefault="0000000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39C5D6A8"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75C8CF0F"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33BC5F19" w14:textId="77777777" w:rsidR="00D31706" w:rsidRDefault="00000000">
      <w:pPr>
        <w:pStyle w:val="BodyText"/>
      </w:pPr>
      <w:r>
        <w:lastRenderedPageBreak/>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5C99043E" w14:textId="77777777" w:rsidR="00D31706"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7544A745" w14:textId="77777777" w:rsidR="00D31706" w:rsidRDefault="00000000">
      <w:pPr>
        <w:pStyle w:val="BodyText"/>
      </w:pPr>
      <w:r>
        <w:t>with non-informative priors on both parameters (Table 2 PRIORS).</w:t>
      </w:r>
    </w:p>
    <w:p w14:paraId="65D1FFB8" w14:textId="77777777" w:rsidR="00D31706" w:rsidRDefault="00000000">
      <w:pPr>
        <w:pStyle w:val="Heading3"/>
      </w:pPr>
      <w:bookmarkStart w:id="33" w:name="species-apportionment"/>
      <w:bookmarkEnd w:id="32"/>
      <w:r>
        <w:t>Species Apportionment</w:t>
      </w:r>
    </w:p>
    <w:p w14:paraId="444C2736" w14:textId="77777777" w:rsidR="00D31706" w:rsidRDefault="00000000">
      <w:pPr>
        <w:pStyle w:val="FirstParagraph"/>
      </w:pPr>
      <w:r>
        <w:t>The total harvest of rockfish is apportioned to species and species complexes beginning with a partition into pelagic and non-pelagic categories such that</w:t>
      </w:r>
    </w:p>
    <w:p w14:paraId="388915A3"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7E0FF1F1" w14:textId="77777777" w:rsidR="00D31706" w:rsidRDefault="00000000">
      <w:pPr>
        <w:pStyle w:val="BodyText"/>
      </w:pPr>
      <w:r>
        <w:t>and</w:t>
      </w:r>
    </w:p>
    <w:p w14:paraId="44C1A1B0"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5364AF95"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58B0CE61"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1EA449F"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63573205" w14:textId="77777777" w:rsidR="00D31706" w:rsidRDefault="00000000">
      <w:pPr>
        <w:pStyle w:val="BodyText"/>
      </w:pPr>
      <w:r>
        <w:t>Yelloweye rockfish comprise a component of the non-pelagic assemblage such that the harvest of yelloweye</w:t>
      </w:r>
    </w:p>
    <w:p w14:paraId="2326D4BE"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23BC3838"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06C582DB" w14:textId="77777777" w:rsidR="00D31706" w:rsidRDefault="0000000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6239BC1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5BF272F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7F320E33"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3E57C6DE" w14:textId="77777777" w:rsidR="00D31706" w:rsidRDefault="00000000">
      <w:pPr>
        <w:pStyle w:val="BodyText"/>
      </w:pPr>
      <w:r>
        <w:t>During the modern period beginning in 2020 the species composition was modeled as deviations about a mean value using a logit function to facilitate fitting linear models to probabilities such that</w:t>
      </w:r>
    </w:p>
    <w:p w14:paraId="487514BB" w14:textId="77777777" w:rsidR="00D31706"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EA91ADB" w14:textId="77777777" w:rsidR="00D31706" w:rsidRDefault="00000000">
      <w:pPr>
        <w:pStyle w:val="BodyText"/>
      </w:pPr>
      <w:r>
        <w:lastRenderedPageBreak/>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487823FE" w14:textId="77777777" w:rsidR="00D31706" w:rsidRDefault="0000000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44099859" w14:textId="77777777" w:rsidR="00D31706"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F265657" w14:textId="77777777" w:rsidR="00D3170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3CCB1070" w14:textId="77777777" w:rsidR="00D31706" w:rsidRDefault="0000000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55426171"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EA11433" w14:textId="77777777" w:rsidR="00D31706" w:rsidRDefault="0000000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3490D4CD"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33408215"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4CCB2FA7" w14:textId="77777777" w:rsidR="00D31706" w:rsidRDefault="00000000">
      <w:pPr>
        <w:pStyle w:val="BodyText"/>
      </w:pPr>
      <w:r>
        <w:t xml:space="preserve">and the </w:t>
      </w:r>
      <m:oMath>
        <m:r>
          <w:rPr>
            <w:rFonts w:ascii="Cambria Math" w:hAnsi="Cambria Math"/>
          </w:rPr>
          <m:t>β2</m:t>
        </m:r>
      </m:oMath>
      <w:r>
        <w:t xml:space="preserve"> priors were</w:t>
      </w:r>
    </w:p>
    <w:p w14:paraId="29EFF335"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552146A" w14:textId="77777777" w:rsidR="00D31706" w:rsidRDefault="00000000">
      <w:pPr>
        <w:pStyle w:val="BodyText"/>
      </w:pPr>
      <w:r>
        <w:t>for all areas and species assemblages other than Southeast pelagics which were given a prior of</w:t>
      </w:r>
    </w:p>
    <w:p w14:paraId="68E61061"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5D0F4C67" w14:textId="77777777" w:rsidR="00D31706" w:rsidRDefault="0000000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2EF2EC3A" w14:textId="77777777" w:rsidR="00D31706" w:rsidRDefault="0000000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385D3A9F" w14:textId="77777777" w:rsidR="00D31706" w:rsidRDefault="00000000">
      <w:pPr>
        <w:pStyle w:val="BodyText"/>
      </w:pPr>
      <w:r>
        <w:lastRenderedPageBreak/>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6B9EBF86" w14:textId="77777777" w:rsidR="00D31706" w:rsidRDefault="00000000">
      <w:pPr>
        <w:pStyle w:val="BodyText"/>
      </w:pPr>
      <m:oMathPara>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442668BF" w14:textId="77777777" w:rsidR="00D31706" w:rsidRDefault="00000000">
      <w:pPr>
        <w:pStyle w:val="BodyText"/>
      </w:pPr>
      <w:r>
        <w:t>where</w:t>
      </w:r>
    </w:p>
    <w:p w14:paraId="108D44FA" w14:textId="77777777" w:rsidR="00D31706"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169BD947"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3EB43F1" w14:textId="77777777" w:rsidR="00D31706" w:rsidRDefault="0000000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239A7BE0" w14:textId="77777777" w:rsidR="00D31706" w:rsidRDefault="0000000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Pelagics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 term mean.</w:t>
      </w:r>
    </w:p>
    <w:p w14:paraId="788EF5A5" w14:textId="77777777" w:rsidR="00D31706" w:rsidRDefault="00000000">
      <w:pPr>
        <w:pStyle w:val="BodyText"/>
      </w:pPr>
      <w:r>
        <w:t xml:space="preserve">A regional hierarchical approach was considered for modelling species compositions over time, but it was decided that species composition likely reflected local habitat and that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1F72C0C4"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1059E291"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63559377" w14:textId="77777777" w:rsidR="00D31706" w:rsidRDefault="00000000">
      <w:pPr>
        <w:pStyle w:val="BodyText"/>
      </w:pPr>
      <w:r>
        <w:t>where</w:t>
      </w:r>
    </w:p>
    <w:p w14:paraId="65071E4F"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5D22B3F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75FAAFB"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4C2F3041" w14:textId="5E413992" w:rsidR="00D31706" w:rsidRDefault="00000000">
      <w:pPr>
        <w:pStyle w:val="BodyText"/>
      </w:pPr>
      <w:r>
        <w:lastRenderedPageBreak/>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ins w:id="34" w:author="Joy, Philip J (DFG)" w:date="2026-07-16T14:47:00Z" w16du:dateUtc="2026-07-16T22:47:00Z">
        <w:r w:rsidR="00134199">
          <w:t xml:space="preserve"> Furthermore, because of the lack of data in the Kodiak area the </w:t>
        </w:r>
      </w:ins>
      <m:oMath>
        <m:r>
          <w:ins w:id="35" w:author="Joy, Philip J (DFG)" w:date="2026-07-16T14:48:00Z" w16du:dateUtc="2026-07-16T22:48:00Z">
            <w:rPr>
              <w:rFonts w:ascii="Cambria Math" w:hAnsi="Cambria Math"/>
            </w:rPr>
            <m:t>β</m:t>
          </w:ins>
        </m:r>
        <m:r>
          <w:ins w:id="36" w:author="Joy, Philip J (DFG)" w:date="2026-07-16T14:48:00Z" w16du:dateUtc="2026-07-16T22:48:00Z">
            <w:rPr>
              <w:rFonts w:ascii="Cambria Math" w:hAnsi="Cambria Math"/>
            </w:rPr>
            <m:t>0</m:t>
          </w:ins>
        </m:r>
      </m:oMath>
      <w:ins w:id="37" w:author="Joy, Philip J (DFG)" w:date="2026-07-16T14:48:00Z" w16du:dateUtc="2026-07-16T22:48:00Z">
        <w:r w:rsidR="00134199">
          <w:t xml:space="preserve"> parameter is </w:t>
        </w:r>
      </w:ins>
      <w:ins w:id="38" w:author="Joy, Philip J (DFG)" w:date="2026-07-16T14:49:00Z" w16du:dateUtc="2026-07-16T22:49:00Z">
        <w:r w:rsidR="00134199">
          <w:t>estimated across the whole time series</w:t>
        </w:r>
      </w:ins>
      <w:ins w:id="39" w:author="Joy, Philip J (DFG)" w:date="2026-07-16T14:48:00Z" w16du:dateUtc="2026-07-16T22:48:00Z">
        <w:r w:rsidR="00134199">
          <w:t xml:space="preserve"> spanning the 2019 / 2020 break </w:t>
        </w:r>
      </w:ins>
      <w:ins w:id="40" w:author="Joy, Philip J (DFG)" w:date="2026-07-16T14:49:00Z" w16du:dateUtc="2026-07-16T22:49:00Z">
        <w:r w:rsidR="00134199">
          <w:t>for black rockfish</w:t>
        </w:r>
      </w:ins>
      <w:ins w:id="41" w:author="Joy, Philip J (DFG)" w:date="2026-07-16T14:48:00Z" w16du:dateUtc="2026-07-16T22:48:00Z">
        <w:r w:rsidR="00134199">
          <w:t>.</w:t>
        </w:r>
      </w:ins>
      <w:ins w:id="42" w:author="Joy, Philip J (DFG)" w:date="2026-07-16T14:49:00Z" w16du:dateUtc="2026-07-16T22:49:00Z">
        <w:r w:rsidR="00134199">
          <w:t xml:space="preserve"> For all Kodiak species the </w:t>
        </w:r>
      </w:ins>
      <m:oMath>
        <m:r>
          <w:ins w:id="43" w:author="Joy, Philip J (DFG)" w:date="2026-07-16T14:50:00Z" w16du:dateUtc="2026-07-16T22:50:00Z">
            <w:rPr>
              <w:rFonts w:ascii="Cambria Math" w:hAnsi="Cambria Math"/>
            </w:rPr>
            <m:t>β</m:t>
          </w:ins>
        </m:r>
        <m:r>
          <w:ins w:id="44" w:author="Joy, Philip J (DFG)" w:date="2026-07-16T14:50:00Z" w16du:dateUtc="2026-07-16T22:50:00Z">
            <w:rPr>
              <w:rFonts w:ascii="Cambria Math" w:hAnsi="Cambria Math"/>
            </w:rPr>
            <m:t>4</m:t>
          </w:ins>
        </m:r>
      </m:oMath>
      <w:ins w:id="45" w:author="Joy, Philip J (DFG)" w:date="2026-07-16T14:50:00Z" w16du:dateUtc="2026-07-16T22:50:00Z">
        <w:r w:rsidR="00134199">
          <w:t xml:space="preserve"> parameter is estimated using the entire time series of data.</w:t>
        </w:r>
      </w:ins>
      <w:ins w:id="46" w:author="Joy, Philip J (DFG)" w:date="2026-07-16T14:48:00Z" w16du:dateUtc="2026-07-16T22:48:00Z">
        <w:r w:rsidR="00134199">
          <w:t xml:space="preserve"> </w:t>
        </w:r>
      </w:ins>
    </w:p>
    <w:p w14:paraId="495B1BFB" w14:textId="77777777" w:rsidR="00D31706" w:rsidRDefault="00000000">
      <w:pPr>
        <w:pStyle w:val="Heading3"/>
      </w:pPr>
      <w:bookmarkStart w:id="47" w:name="releases"/>
      <w:bookmarkEnd w:id="33"/>
      <w:r>
        <w:t>Releases</w:t>
      </w:r>
    </w:p>
    <w:p w14:paraId="474D5B61" w14:textId="77777777" w:rsidR="00D31706" w:rsidRDefault="00000000">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7DB760FD" w14:textId="77777777" w:rsidR="00D31706" w:rsidRDefault="00000000">
      <w:pPr>
        <w:pStyle w:val="BodyText"/>
      </w:pPr>
      <w:r>
        <w:t xml:space="preserve">Release data from the SWHS is for all rockfish combined and the release data from logbooks is subdivided into pelagics, yelloweye and “other” (non-pelagic, non-yelloweye).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7F10D86C" w14:textId="77777777" w:rsidR="00D31706" w:rsidRDefault="0000000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444B93A8"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26C6794" w14:textId="77777777" w:rsidR="00D31706" w:rsidRDefault="00000000">
      <w:pPr>
        <w:pStyle w:val="BodyText"/>
      </w:pPr>
      <w:r>
        <w:t>with total releases equal to the sum of the compositional releases.</w:t>
      </w:r>
    </w:p>
    <w:p w14:paraId="33CE608C" w14:textId="77777777" w:rsidR="00D31706" w:rsidRDefault="00000000">
      <w:pPr>
        <w:pStyle w:val="BodyText"/>
      </w:pPr>
      <w:r>
        <w:t xml:space="preserve">For the modern period beginning in 2020 the proportion harvested, </w:t>
      </w:r>
      <w:r>
        <w:rPr>
          <w:i/>
          <w:iCs/>
        </w:rPr>
        <w:t>pH</w:t>
      </w:r>
      <w:r>
        <w:t>, was modeled as deviations about a mean such that</w:t>
      </w:r>
    </w:p>
    <w:p w14:paraId="0F5AB527" w14:textId="77777777" w:rsidR="00D31706"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5E447ED" w14:textId="77777777" w:rsidR="00D3170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41A80FC3" w14:textId="77777777" w:rsidR="00D31706" w:rsidRDefault="00000000">
      <w:pPr>
        <w:pStyle w:val="BodyText"/>
      </w:pPr>
      <w:r>
        <w:lastRenderedPageBreak/>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67717C50" w14:textId="77777777" w:rsidR="00D31706"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7BAE60D" w14:textId="77777777" w:rsidR="00D3170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estimation during the historical period when data is available, but the curve defined by the above equation determined release estimates between 1977 and whenever data became availabe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28184429" w14:textId="77777777" w:rsidR="00D31706" w:rsidRDefault="0000000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45FB9EA7"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61024AA0"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2FF5D3C9"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04CAA2EF" w14:textId="77777777" w:rsidR="00D31706" w:rsidRDefault="00000000">
      <w:pPr>
        <w:pStyle w:val="BodyText"/>
      </w:pPr>
      <w:r>
        <w:t>where</w:t>
      </w:r>
    </w:p>
    <w:p w14:paraId="6CD9674A"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B5C7220"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5493135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295A9341" w14:textId="77777777" w:rsidR="00D31706"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2CFEE7F" w14:textId="77777777" w:rsidR="00D31706" w:rsidRDefault="0000000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4DFD355C" w14:textId="77777777" w:rsidR="00D31706" w:rsidRDefault="0000000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w:t>
      </w:r>
      <w:r>
        <w:lastRenderedPageBreak/>
        <w:t xml:space="preserve">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yelloweye, CI, BSAI, SOKO2SAP, and WKMA “other” rockfish, and SE slope rockfish assemblages.</w:t>
      </w:r>
    </w:p>
    <w:p w14:paraId="05F4DF3F" w14:textId="77777777" w:rsidR="00D31706" w:rsidRDefault="0000000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estimate unguided releases whereas this approach treats it as a prior that interacts with all other relevant data sources to provide a more data and process driven estimate of releases (Figure 7).</w:t>
      </w:r>
    </w:p>
    <w:p w14:paraId="1E2518AE" w14:textId="77777777" w:rsidR="00D31706" w:rsidRDefault="00000000">
      <w:pPr>
        <w:pStyle w:val="BodyText"/>
      </w:pPr>
      <w:r>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103085CF" w14:textId="77777777" w:rsidR="00D31706"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308A0B53" w14:textId="77777777" w:rsidR="00D31706" w:rsidRDefault="00000000">
      <w:pPr>
        <w:pStyle w:val="BodyText"/>
      </w:pPr>
      <w:r>
        <w:t xml:space="preserve">such that the proportion harvested for each user group, </w:t>
      </w:r>
      <w:r>
        <w:rPr>
          <w:i/>
          <w:iCs/>
        </w:rPr>
        <w:t>u</w:t>
      </w:r>
      <w:r>
        <w:t>, is</w:t>
      </w:r>
    </w:p>
    <w:p w14:paraId="3AE140AD" w14:textId="77777777" w:rsidR="00D31706"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6E7AF84C" w14:textId="77777777" w:rsidR="00D31706" w:rsidRDefault="0000000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7E947870" w14:textId="77777777" w:rsidR="00D31706"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20DD5235" w14:textId="77777777" w:rsidR="00D31706" w:rsidRDefault="0000000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65A775EC"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6463C130" w14:textId="77777777" w:rsidR="00D31706" w:rsidRDefault="0000000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61F74233" w14:textId="77777777" w:rsidR="00D31706"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65B390B7" w14:textId="77777777" w:rsidR="00D31706" w:rsidRDefault="00000000">
      <w:pPr>
        <w:pStyle w:val="BodyText"/>
      </w:pPr>
      <w:r>
        <w:t>and</w:t>
      </w:r>
    </w:p>
    <w:p w14:paraId="34C3B5CA" w14:textId="77777777" w:rsidR="00D31706" w:rsidRDefault="00000000">
      <w:pPr>
        <w:pStyle w:val="BodyText"/>
      </w:pPr>
      <m:oMathPara>
        <m:oMath>
          <m:r>
            <m:rPr>
              <m:nor/>
            </m:rPr>
            <w:lastRenderedPageBreak/>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5321E325" w14:textId="77777777" w:rsidR="00D31706" w:rsidRDefault="00000000">
      <w:pPr>
        <w:pStyle w:val="BodyText"/>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5613D756" w14:textId="77777777" w:rsidR="00D31706"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5238D05D" w14:textId="77777777" w:rsidR="00D31706"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689E5C9F" w14:textId="25F57492" w:rsidR="00D31706" w:rsidRDefault="00000000">
      <w:pPr>
        <w:pStyle w:val="BodyText"/>
      </w:pPr>
      <w:r>
        <w:t xml:space="preserve">These priors were weakly informative given the large variances associated with SWHS release estimates and the propogation of that uncertainty through the derivation of the priors. Given the other sources of data informing </w:t>
      </w:r>
      <w:r>
        <w:rPr>
          <w:i/>
          <w:iCs/>
        </w:rPr>
        <w:t>pH</w:t>
      </w:r>
      <w:r>
        <w:t xml:space="preserve"> 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ins w:id="48" w:author="Joy, Philip J (DFG)" w:date="2026-07-16T14:50:00Z" w16du:dateUtc="2026-07-16T22:50:00Z">
        <w:r w:rsidR="00134199">
          <w:t xml:space="preserve"> The contemporary period beginning in 2020 </w:t>
        </w:r>
      </w:ins>
      <w:ins w:id="49" w:author="Joy, Philip J (DFG)" w:date="2026-07-16T14:51:00Z" w16du:dateUtc="2026-07-16T22:51:00Z">
        <w:r w:rsidR="00134199">
          <w:t>applies this prior using all years of available data.</w:t>
        </w:r>
      </w:ins>
    </w:p>
    <w:p w14:paraId="1E541BA0" w14:textId="77777777" w:rsidR="00D31706" w:rsidRDefault="00000000">
      <w:pPr>
        <w:pStyle w:val="Heading3"/>
      </w:pPr>
      <w:bookmarkStart w:id="50" w:name="total-mortality"/>
      <w:bookmarkEnd w:id="47"/>
      <w:r>
        <w:t>Total mortality</w:t>
      </w:r>
    </w:p>
    <w:p w14:paraId="1BB49721" w14:textId="77777777" w:rsidR="00D31706" w:rsidRDefault="00000000">
      <w:pPr>
        <w:pStyle w:val="FirstParagraph"/>
      </w:pPr>
      <w:r>
        <w:t>Release mortality (i.e., the number of released rockfish expected to die) was calculated assuming fixed mortality rates developed in each of the regions (FIGURE 8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7A1683D5" w14:textId="77777777" w:rsidR="00D31706" w:rsidRDefault="00000000">
      <w:pPr>
        <w:pStyle w:val="BodyText"/>
      </w:pPr>
      <w:r>
        <w:t>The total number of mortalities by year, area, user and species/species assemblage in numbers was calculated by summing harvests and release mortality such that</w:t>
      </w:r>
    </w:p>
    <w:p w14:paraId="4CCC8115" w14:textId="77777777" w:rsidR="00D31706"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C80E276"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577CAEEB" w14:textId="77777777" w:rsidR="00D31706" w:rsidRDefault="00000000">
      <w:pPr>
        <w:pStyle w:val="Heading3"/>
      </w:pPr>
      <w:bookmarkStart w:id="51" w:name="biomass-conversions"/>
      <w:bookmarkEnd w:id="50"/>
      <w:r>
        <w:t>Biomass conversions</w:t>
      </w:r>
    </w:p>
    <w:p w14:paraId="654F5658" w14:textId="77777777" w:rsidR="00D31706" w:rsidRDefault="0000000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2FB05A2B" w14:textId="77777777" w:rsidR="00D31706"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1B7FE230" w14:textId="687EFA72" w:rsidR="00D31706" w:rsidRDefault="0000000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ins w:id="52" w:author="Joy, Philip J (DFG)" w:date="2026-07-16T14:51:00Z" w16du:dateUtc="2026-07-16T22:51:00Z">
        <w:r w:rsidR="00134199">
          <w:t xml:space="preserve"> </w:t>
        </w:r>
      </w:ins>
    </w:p>
    <w:p w14:paraId="1415189E" w14:textId="77777777" w:rsidR="00D31706" w:rsidRDefault="00000000">
      <w:pPr>
        <w:pStyle w:val="Heading2"/>
      </w:pPr>
      <w:bookmarkStart w:id="53" w:name="_Toc228186930"/>
      <w:bookmarkStart w:id="54" w:name="observation-equations"/>
      <w:bookmarkEnd w:id="31"/>
      <w:bookmarkEnd w:id="51"/>
      <w:r>
        <w:lastRenderedPageBreak/>
        <w:t>Observation equations</w:t>
      </w:r>
      <w:bookmarkEnd w:id="53"/>
    </w:p>
    <w:p w14:paraId="085E1C53" w14:textId="77777777" w:rsidR="00D31706" w:rsidRDefault="00000000">
      <w:pPr>
        <w:pStyle w:val="Heading3"/>
      </w:pPr>
      <w:bookmarkStart w:id="55" w:name="harvests-1"/>
      <w:r>
        <w:t>Harvests</w:t>
      </w:r>
    </w:p>
    <w:p w14:paraId="1D71551A" w14:textId="77777777" w:rsidR="00D31706" w:rsidRDefault="0000000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1FDA7BB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1BC9214E" w14:textId="77777777" w:rsidR="00D31706" w:rsidRDefault="00000000">
      <w:pPr>
        <w:pStyle w:val="BodyText"/>
      </w:pPr>
      <w:r>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0E0F708D"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015D8214" w14:textId="77777777" w:rsidR="00D31706" w:rsidRDefault="0000000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7B53FD3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60266A3E" w14:textId="77777777" w:rsidR="00D31706" w:rsidRDefault="0000000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3CC6BF8A"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2FAEE401"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636DD02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06D7678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0AC379C" w14:textId="77777777" w:rsidR="00D31706" w:rsidRDefault="0000000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39DE15AB" w14:textId="77777777" w:rsidR="00D31706" w:rsidRDefault="00000000">
      <w:pPr>
        <w:pStyle w:val="Heading3"/>
      </w:pPr>
      <w:bookmarkStart w:id="56" w:name="species-compositions-port-sampling"/>
      <w:bookmarkEnd w:id="55"/>
      <w:r>
        <w:t>Species Compositions (Port Sampling)</w:t>
      </w:r>
    </w:p>
    <w:p w14:paraId="17F20B3A" w14:textId="77777777" w:rsidR="00D31706" w:rsidRDefault="00000000">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3BA57C3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569A78FB"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7F2027D2"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0FA4A00C" w14:textId="77777777" w:rsidR="00D31706" w:rsidRDefault="0000000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399CB07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4B2AC9B4" w14:textId="77777777" w:rsidR="00D31706" w:rsidRDefault="00000000">
      <w:pPr>
        <w:pStyle w:val="BodyText"/>
      </w:pPr>
      <w:r>
        <w:t>Southeast areas have two other non-pelagic groupings such that non-yelloweye DSR and slope rockfish are a proportion of non-pelagics such that</w:t>
      </w:r>
    </w:p>
    <w:p w14:paraId="4388DDA0"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4AB17CB" w14:textId="77777777" w:rsidR="00D31706" w:rsidRDefault="00000000">
      <w:pPr>
        <w:pStyle w:val="BodyText"/>
      </w:pPr>
      <w:r>
        <w:t>and</w:t>
      </w:r>
    </w:p>
    <w:p w14:paraId="62BCAA5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ADF1B6C" w14:textId="77777777" w:rsidR="00D31706" w:rsidRDefault="00000000">
      <w:pPr>
        <w:pStyle w:val="Heading3"/>
      </w:pPr>
      <w:bookmarkStart w:id="57" w:name="releases-1"/>
      <w:bookmarkEnd w:id="56"/>
      <w:r>
        <w:t>Releases</w:t>
      </w:r>
    </w:p>
    <w:p w14:paraId="5C2C064E" w14:textId="77777777" w:rsidR="00D31706" w:rsidRDefault="0000000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1FFAB2C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6FA97154" w14:textId="77777777" w:rsidR="00D31706" w:rsidRDefault="00000000">
      <w:pPr>
        <w:pStyle w:val="BodyText"/>
      </w:pPr>
      <w:r>
        <w:t>SWHS estimates of guided angler releases assumed an independent bias from that of the harvests such that</w:t>
      </w:r>
    </w:p>
    <w:p w14:paraId="526D9914"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51966DF4" w14:textId="77777777" w:rsidR="00D31706" w:rsidRDefault="00000000">
      <w:pPr>
        <w:pStyle w:val="BodyText"/>
      </w:pPr>
      <w:r>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130513BE" w14:textId="77777777" w:rsidR="00D31706" w:rsidRDefault="0000000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44D31B4B"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71CAD9B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0E0F610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7F09324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EDA1872" w14:textId="77777777" w:rsidR="00D31706" w:rsidRDefault="0000000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2FE89AAB"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09825004"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of that species assemblage landed.</w:t>
      </w:r>
    </w:p>
    <w:p w14:paraId="67445E47" w14:textId="77777777" w:rsidR="00D31706" w:rsidRDefault="0000000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w:t>
      </w:r>
      <w:r>
        <w:lastRenderedPageBreak/>
        <w:t xml:space="preserve">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44E1A5CE" w14:textId="77777777" w:rsidR="00D31706" w:rsidRDefault="0000000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1FA2ABC6"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3EA49FE6" w14:textId="77777777" w:rsidR="00D31706"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4C9713A5" w14:textId="77777777" w:rsidR="00D31706" w:rsidRDefault="00000000">
      <w:pPr>
        <w:pStyle w:val="BodyText"/>
      </w:pPr>
      <w:r>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5AD979A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641CFE44" w14:textId="77777777" w:rsidR="00D31706" w:rsidRDefault="00000000">
      <w:pPr>
        <w:pStyle w:val="BodyText"/>
      </w:pPr>
      <w:r>
        <w:t>Release estimates interact such that the model estimates of species-specific releases must sum to the bias corrected SWHS estimate of releases for both user groups such that</w:t>
      </w:r>
    </w:p>
    <w:p w14:paraId="4753678C" w14:textId="77777777" w:rsidR="00D31706"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65B82E77" w14:textId="77777777" w:rsidR="00D31706" w:rsidRDefault="00000000">
      <w:pPr>
        <w:pStyle w:val="BodyText"/>
      </w:pPr>
      <w:r>
        <w:t>and for Southeast areas</w:t>
      </w:r>
    </w:p>
    <w:p w14:paraId="65DB6571"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2CCF9491" w14:textId="77777777" w:rsidR="00D31706" w:rsidRDefault="0000000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32834376" w14:textId="77777777" w:rsidR="00D31706" w:rsidRDefault="00000000">
      <w:pPr>
        <w:pStyle w:val="Heading3"/>
      </w:pPr>
      <w:bookmarkStart w:id="58" w:name="weights"/>
      <w:bookmarkEnd w:id="57"/>
      <w:r>
        <w:t>Weights</w:t>
      </w:r>
    </w:p>
    <w:p w14:paraId="70BFD5F6" w14:textId="77777777" w:rsidR="00D31706" w:rsidRDefault="0000000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0A80453E" w14:textId="77777777" w:rsidR="00D31706" w:rsidRDefault="0000000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75ED0D33" w14:textId="29D7EACF" w:rsidR="00D31706" w:rsidRDefault="0000000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group is private and 0 when it is guided. The prior for the species mean weight was centered on the mean of the data and </w:t>
      </w:r>
      <w:r>
        <w:lastRenderedPageBreak/>
        <w:t>corresponding variance and standard deviation.</w:t>
      </w:r>
      <w:ins w:id="59" w:author="Joy, Philip J (DFG)" w:date="2026-07-16T14:52:00Z" w16du:dateUtc="2026-07-16T22:52:00Z">
        <w:r w:rsidR="001055FA">
          <w:t xml:space="preserve"> </w:t>
        </w:r>
        <w:r w:rsidR="001055FA">
          <w:t>Contemporary estimates from 2020 onward make use of all available weight data.</w:t>
        </w:r>
      </w:ins>
    </w:p>
    <w:p w14:paraId="222047C7" w14:textId="77777777" w:rsidR="00D31706" w:rsidRDefault="00000000">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4B6E66A6" w14:textId="77777777" w:rsidR="00D31706"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6564C179"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655F309F" w14:textId="77777777" w:rsidR="00D31706" w:rsidRDefault="00000000">
      <w:pPr>
        <w:pStyle w:val="BodyText"/>
      </w:pPr>
      <w:r>
        <w:t>Observed mean weights assume a normal distribution such that</w:t>
      </w:r>
    </w:p>
    <w:p w14:paraId="0FD932A9" w14:textId="77777777" w:rsidR="00D31706"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1A792A47"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3557B811" w14:textId="77777777" w:rsidR="00D31706" w:rsidRDefault="00000000">
      <w:pPr>
        <w:pStyle w:val="Heading3"/>
      </w:pPr>
      <w:bookmarkStart w:id="60" w:name="X80429dd3efbff01d1a40e42b33042e32d99ec3c"/>
      <w:bookmarkEnd w:id="58"/>
      <w:r>
        <w:t>Kodiak Stereoscopic Species Apportionment</w:t>
      </w:r>
    </w:p>
    <w:p w14:paraId="013D2897" w14:textId="77777777" w:rsidR="00D31706" w:rsidRDefault="00000000">
      <w:pPr>
        <w:pStyle w:val="FirstParagraph"/>
      </w:pPr>
      <w:r>
        <w:t>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224AD61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2C04E54A"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52DD0330" w14:textId="77777777" w:rsidR="00D31706"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03D02C95" w14:textId="77777777" w:rsidR="00D31706" w:rsidRDefault="00000000">
      <w:pPr>
        <w:pStyle w:val="BodyText"/>
      </w:pPr>
      <w:r>
        <w:t>where</w:t>
      </w:r>
    </w:p>
    <w:p w14:paraId="644B0DB8" w14:textId="77777777" w:rsidR="00D31706"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2E5A3186" w14:textId="77777777" w:rsidR="00D31706"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552AA7D0" w14:textId="77777777" w:rsidR="00D31706" w:rsidRDefault="0000000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6074B100" w14:textId="77777777" w:rsidR="00D31706" w:rsidRDefault="0000000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77B7300D" w14:textId="77777777" w:rsidR="00D31706" w:rsidRDefault="00000000">
      <w:pPr>
        <w:pStyle w:val="BodyText"/>
      </w:pPr>
      <m:oMathPara>
        <m:oMath>
          <m:r>
            <w:rPr>
              <w:rFonts w:ascii="Cambria Math" w:hAnsi="Cambria Math"/>
            </w:rPr>
            <w:lastRenderedPageBreak/>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49BB67DF" w14:textId="77777777" w:rsidR="00D31706" w:rsidRDefault="00000000">
      <w:pPr>
        <w:pStyle w:val="BodyText"/>
      </w:pPr>
      <w:r>
        <w:t>and the variance is approximated using the delta method (Casella and Berger 2002) as</w:t>
      </w:r>
    </w:p>
    <w:p w14:paraId="358CA74F" w14:textId="77777777" w:rsidR="00D31706" w:rsidRDefault="0000000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6FFB5E9C" w14:textId="77777777" w:rsidR="00D31706" w:rsidRDefault="0000000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19696981" w14:textId="77777777" w:rsidR="00D31706" w:rsidRDefault="00000000">
      <w:pPr>
        <w:pStyle w:val="Heading2"/>
      </w:pPr>
      <w:bookmarkStart w:id="61" w:name="_Toc228186931"/>
      <w:bookmarkStart w:id="62" w:name="model-platform-and-diagnostics"/>
      <w:bookmarkEnd w:id="54"/>
      <w:bookmarkEnd w:id="60"/>
      <w:r>
        <w:t>Model platform and diagnostics</w:t>
      </w:r>
      <w:bookmarkEnd w:id="61"/>
    </w:p>
    <w:p w14:paraId="7C0143D0" w14:textId="77777777" w:rsidR="00D31706" w:rsidRDefault="0000000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57938D7A" w14:textId="77777777" w:rsidR="00D31706" w:rsidRDefault="0000000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52A77888" w14:textId="77777777" w:rsidR="00D31706" w:rsidRDefault="00000000">
      <w:pPr>
        <w:pStyle w:val="BodyText"/>
      </w:pPr>
      <w:r>
        <w:t xml:space="preserve">The model was run with 3 MCMC chains for 2,000,000 iterations with a burn-in of 200,000 iterations and a thinning rate of 1,800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7DC7D2DE" w14:textId="77777777" w:rsidR="00D31706" w:rsidRDefault="00000000">
      <w:pPr>
        <w:pStyle w:val="Heading1"/>
      </w:pPr>
      <w:bookmarkStart w:id="63" w:name="_Toc228186932"/>
      <w:bookmarkStart w:id="64" w:name="results"/>
      <w:bookmarkEnd w:id="9"/>
      <w:bookmarkEnd w:id="62"/>
      <w:r>
        <w:t>Results</w:t>
      </w:r>
      <w:bookmarkEnd w:id="63"/>
    </w:p>
    <w:p w14:paraId="75F18A34" w14:textId="77777777" w:rsidR="00D31706" w:rsidRDefault="00000000">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which is not surprising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4E4FDAF6" w14:textId="77777777" w:rsidR="00D31706" w:rsidRDefault="00000000">
      <w:pPr>
        <w:pStyle w:val="BodyText"/>
      </w:pPr>
      <w:r>
        <w:t xml:space="preserve">The model was 99.8% converged based on </w:t>
      </w:r>
      <m:oMath>
        <m:acc>
          <m:accPr>
            <m:ctrlPr>
              <w:rPr>
                <w:rFonts w:ascii="Cambria Math" w:hAnsi="Cambria Math"/>
              </w:rPr>
            </m:ctrlPr>
          </m:accPr>
          <m:e>
            <m:r>
              <w:rPr>
                <w:rFonts w:ascii="Cambria Math" w:hAnsi="Cambria Math"/>
              </w:rPr>
              <m:t>R</m:t>
            </m:r>
          </m:e>
        </m:acc>
      </m:oMath>
      <w:r>
        <w:t xml:space="preserve"> values below 1.1 and 95.41%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going forward. The maximum </w:t>
      </w:r>
      <m:oMath>
        <m:acc>
          <m:accPr>
            <m:ctrlPr>
              <w:rPr>
                <w:rFonts w:ascii="Cambria Math" w:hAnsi="Cambria Math"/>
              </w:rPr>
            </m:ctrlPr>
          </m:accPr>
          <m:e>
            <m:r>
              <w:rPr>
                <w:rFonts w:ascii="Cambria Math" w:hAnsi="Cambria Math"/>
              </w:rPr>
              <m:t>R</m:t>
            </m:r>
          </m:e>
        </m:acc>
      </m:oMath>
      <w:r>
        <w:t xml:space="preserve"> was 1.29.</w:t>
      </w:r>
    </w:p>
    <w:p w14:paraId="688FE2C3" w14:textId="77777777" w:rsidR="00D31706" w:rsidRDefault="00000000">
      <w:pPr>
        <w:pStyle w:val="BodyText"/>
      </w:pPr>
      <w:r>
        <w:t xml:space="preserve">Of the true parameters in the model, 87 failed to converge to an </w:t>
      </w:r>
      <m:oMath>
        <m:acc>
          <m:accPr>
            <m:ctrlPr>
              <w:rPr>
                <w:rFonts w:ascii="Cambria Math" w:hAnsi="Cambria Math"/>
              </w:rPr>
            </m:ctrlPr>
          </m:accPr>
          <m:e>
            <m:r>
              <w:rPr>
                <w:rFonts w:ascii="Cambria Math" w:hAnsi="Cambria Math"/>
              </w:rPr>
              <m:t>R</m:t>
            </m:r>
          </m:e>
        </m:acc>
      </m:oMath>
      <w:r>
        <w:t xml:space="preserve"> of 1.01 but only 2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w:t>
      </w:r>
      <w:r>
        <w:lastRenderedPageBreak/>
        <w:t xml:space="preserve">extreme values and skewed distributions that would likely converge with longer runs. </w:t>
      </w:r>
      <w:r>
        <w:rPr>
          <w:b/>
          <w:bCs/>
        </w:rPr>
        <w:t>Describe unconverged beta parameters:</w:t>
      </w:r>
      <w:r>
        <w:t xml:space="preserve"> </w:t>
      </w:r>
    </w:p>
    <w:p w14:paraId="72FB330C" w14:textId="77777777" w:rsidR="00D31706" w:rsidRDefault="00000000">
      <w:pPr>
        <w:pStyle w:val="BodyText"/>
      </w:pPr>
      <w:r>
        <w:rPr>
          <w:b/>
          <w:bCs/>
        </w:rPr>
        <w:t>Table Xa.</w:t>
      </w:r>
      <w:r>
        <w:t xml:space="preserve"> Unconverged true parameters. </w:t>
      </w:r>
      <w:r>
        <w:rPr>
          <w:b/>
          <w:bCs/>
        </w:rPr>
        <w:t>Remove from document once described!</w:t>
      </w:r>
    </w:p>
    <w:tbl>
      <w:tblPr>
        <w:tblW w:w="5000" w:type="pct"/>
        <w:jc w:val="center"/>
        <w:tblLook w:val="0420" w:firstRow="1" w:lastRow="0" w:firstColumn="0" w:lastColumn="0" w:noHBand="0" w:noVBand="1"/>
      </w:tblPr>
      <w:tblGrid>
        <w:gridCol w:w="1134"/>
        <w:gridCol w:w="1356"/>
        <w:gridCol w:w="1547"/>
        <w:gridCol w:w="747"/>
        <w:gridCol w:w="934"/>
        <w:gridCol w:w="1091"/>
        <w:gridCol w:w="1071"/>
        <w:gridCol w:w="740"/>
        <w:gridCol w:w="740"/>
      </w:tblGrid>
      <w:tr w:rsidR="00D31706" w14:paraId="76CB3B8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235E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A404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08C1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BB70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8A15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269B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F370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FBAD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F06F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Rhat</w:t>
            </w:r>
          </w:p>
        </w:tc>
      </w:tr>
      <w:tr w:rsidR="00D31706" w14:paraId="0ABE9C2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75EF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NSEI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26AF" w14:textId="77777777" w:rsidR="00D31706" w:rsidRDefault="00D3170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C70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beta2_pelagic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A9EB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0.197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7319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0.149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2B4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0.102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DA5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0.558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07D1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AF53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1.130</w:t>
            </w:r>
          </w:p>
        </w:tc>
      </w:tr>
      <w:tr w:rsidR="00D31706" w14:paraId="061B01F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9FF4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Southeast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22E1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DSR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EEFB2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tau_beta1_pH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5D5F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2.310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F4E6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FE39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B02B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20.854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38DF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7.776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AA0E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1.104</w:t>
            </w:r>
          </w:p>
        </w:tc>
      </w:tr>
    </w:tbl>
    <w:p w14:paraId="5527A1AB" w14:textId="77777777" w:rsidR="00D31706" w:rsidRDefault="00000000">
      <w:pPr>
        <w:pStyle w:val="BodyText"/>
      </w:pPr>
      <w:r>
        <w:t xml:space="preserve">  </w:t>
      </w:r>
    </w:p>
    <w:p w14:paraId="6C7212C2" w14:textId="77777777" w:rsidR="00D31706" w:rsidRDefault="00000000">
      <w:pPr>
        <w:pStyle w:val="BodyText"/>
      </w:pPr>
      <w:r>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6F467D0E" w14:textId="77777777" w:rsidR="00D31706"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generally well converged with 442 demonstrating </w:t>
      </w:r>
      <m:oMath>
        <m:acc>
          <m:accPr>
            <m:ctrlPr>
              <w:rPr>
                <w:rFonts w:ascii="Cambria Math" w:hAnsi="Cambria Math"/>
              </w:rPr>
            </m:ctrlPr>
          </m:accPr>
          <m:e>
            <m:r>
              <w:rPr>
                <w:rFonts w:ascii="Cambria Math" w:hAnsi="Cambria Math"/>
              </w:rPr>
              <m:t>R</m:t>
            </m:r>
          </m:e>
        </m:acc>
      </m:oMath>
      <w:r>
        <w:t xml:space="preserve"> values (3.34%) above 1.01 and 26 (0.2%) demonstrating values above 1.1. Unconverged estimates all demonstrated highly skewed posteriors where the bulk of the posterior distributions were near the lower bound. Of the 26 estimates with </w:t>
      </w:r>
      <m:oMath>
        <m:acc>
          <m:accPr>
            <m:ctrlPr>
              <w:rPr>
                <w:rFonts w:ascii="Cambria Math" w:hAnsi="Cambria Math"/>
              </w:rPr>
            </m:ctrlPr>
          </m:accPr>
          <m:e>
            <m:r>
              <w:rPr>
                <w:rFonts w:ascii="Cambria Math" w:hAnsi="Cambria Math"/>
              </w:rPr>
              <m:t>R</m:t>
            </m:r>
          </m:e>
        </m:acc>
      </m:oMath>
      <w:r>
        <w:t xml:space="preserve"> in excess of 1.1, 13 estimates (50%) had medians less than 1 and 23 (88%) had medians less than 10. The remaining unconverged harvest estimates were in the BSAI or SOKO2SAP in pre-1990 years with median estimates below 19 and upper confidence intervals less than 125 fish.  </w:t>
      </w:r>
    </w:p>
    <w:p w14:paraId="7E388788" w14:textId="77777777" w:rsidR="00D31706" w:rsidRDefault="00000000">
      <w:pPr>
        <w:pStyle w:val="BodyText"/>
      </w:pPr>
      <w:r>
        <w:rPr>
          <w:b/>
          <w:bCs/>
        </w:rPr>
        <w:t>Table Xa.</w:t>
      </w:r>
      <w:r>
        <w:t xml:space="preserve"> Unconverged harvest estimates with median posteriors that were greater than 10. </w:t>
      </w:r>
      <w:r>
        <w:rPr>
          <w:b/>
          <w:bCs/>
        </w:rPr>
        <w:t>Remove from document once described!</w:t>
      </w:r>
    </w:p>
    <w:tbl>
      <w:tblPr>
        <w:tblW w:w="5000" w:type="pct"/>
        <w:jc w:val="center"/>
        <w:tblLook w:val="0420" w:firstRow="1" w:lastRow="0" w:firstColumn="0" w:lastColumn="0" w:noHBand="0" w:noVBand="1"/>
      </w:tblPr>
      <w:tblGrid>
        <w:gridCol w:w="1507"/>
        <w:gridCol w:w="734"/>
        <w:gridCol w:w="1464"/>
        <w:gridCol w:w="804"/>
        <w:gridCol w:w="1002"/>
        <w:gridCol w:w="1205"/>
        <w:gridCol w:w="1176"/>
        <w:gridCol w:w="671"/>
        <w:gridCol w:w="797"/>
      </w:tblGrid>
      <w:tr w:rsidR="00D31706" w14:paraId="7BB2E1C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4599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D4F4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6CF0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B0110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A5E8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98690"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BFF2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867E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65EE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575BC52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BD1A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5D49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B38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Hp_ayu</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8C92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0D8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A40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772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38D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56.2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0348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1.116</w:t>
            </w:r>
          </w:p>
        </w:tc>
      </w:tr>
      <w:tr w:rsidR="00D31706" w14:paraId="7574AC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610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67C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F7C2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Hb_ayu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BD07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6AA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5BF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A185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DCF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AB2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r w:rsidR="00D31706" w14:paraId="18A7D9E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28AD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552F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CA70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Hy_ayg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13E9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C034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6600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EF76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55AC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80E4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1.112</w:t>
            </w:r>
          </w:p>
        </w:tc>
      </w:tr>
    </w:tbl>
    <w:p w14:paraId="7A5EA01E" w14:textId="77777777" w:rsidR="00D31706" w:rsidRDefault="00D31706">
      <w:pPr>
        <w:pStyle w:val="BodyText"/>
      </w:pPr>
    </w:p>
    <w:p w14:paraId="1B31AA1E" w14:textId="77777777" w:rsidR="00D31706"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1,518 demonstrating </w:t>
      </w:r>
      <m:oMath>
        <m:acc>
          <m:accPr>
            <m:ctrlPr>
              <w:rPr>
                <w:rFonts w:ascii="Cambria Math" w:hAnsi="Cambria Math"/>
              </w:rPr>
            </m:ctrlPr>
          </m:accPr>
          <m:e>
            <m:r>
              <w:rPr>
                <w:rFonts w:ascii="Cambria Math" w:hAnsi="Cambria Math"/>
              </w:rPr>
              <m:t>R</m:t>
            </m:r>
          </m:e>
        </m:acc>
      </m:oMath>
      <w:r>
        <w:t xml:space="preserve"> values (6.94%) above 1.01 and 130 (0.59%) demonstrating values above 1.1. Unconverged estimates demonstrated highly skewed posteriors where the bulk of the posterior distributions were near the lower bound. Of the 130 estimates with </w:t>
      </w:r>
      <m:oMath>
        <m:acc>
          <m:accPr>
            <m:ctrlPr>
              <w:rPr>
                <w:rFonts w:ascii="Cambria Math" w:hAnsi="Cambria Math"/>
              </w:rPr>
            </m:ctrlPr>
          </m:accPr>
          <m:e>
            <m:r>
              <w:rPr>
                <w:rFonts w:ascii="Cambria Math" w:hAnsi="Cambria Math"/>
              </w:rPr>
              <m:t>R</m:t>
            </m:r>
          </m:e>
        </m:acc>
      </m:oMath>
      <w:r>
        <w:t xml:space="preserve"> in excess of 1.1, 81 estimates (62%) had medians less than 1, 108 (83%) had medians less than 10, 121 (93%) had medians less than 50, and 126 (97%) had medians less than 100. Of the 4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medians greater than 100, all 4 were from pre-1999 years when logbook data became </w:t>
      </w:r>
      <w:r>
        <w:lastRenderedPageBreak/>
        <w:t xml:space="preserve">available. The </w:t>
      </w:r>
      <m:oMath>
        <m:acc>
          <m:accPr>
            <m:ctrlPr>
              <w:rPr>
                <w:rFonts w:ascii="Cambria Math" w:hAnsi="Cambria Math"/>
              </w:rPr>
            </m:ctrlPr>
          </m:accPr>
          <m:e>
            <m:r>
              <w:rPr>
                <w:rFonts w:ascii="Cambria Math" w:hAnsi="Cambria Math"/>
              </w:rPr>
              <m:t>R</m:t>
            </m:r>
          </m:e>
        </m:acc>
      </m:oMath>
      <w:r>
        <w:t xml:space="preserve"> values of these 4 release estimates ranged from 1.102 to 1.131 indicating that these estimates would be likely to converge with longer runs (Table UNCONV RELEASE &gt; 100). </w:t>
      </w:r>
    </w:p>
    <w:p w14:paraId="5B580741" w14:textId="77777777" w:rsidR="00D31706" w:rsidRDefault="00000000">
      <w:pPr>
        <w:pStyle w:val="BodyText"/>
      </w:pPr>
      <w:r>
        <w:rPr>
          <w:b/>
          <w:bCs/>
        </w:rPr>
        <w:t>Table Xc.</w:t>
      </w:r>
      <w:r>
        <w:t xml:space="preserve"> Unconverged release estimates with median posteriors that were greater than 100. </w:t>
      </w:r>
      <w:r>
        <w:rPr>
          <w:b/>
          <w:bCs/>
        </w:rPr>
        <w:t>Remove from document once described!</w:t>
      </w:r>
    </w:p>
    <w:tbl>
      <w:tblPr>
        <w:tblW w:w="5000" w:type="pct"/>
        <w:jc w:val="center"/>
        <w:tblLook w:val="0420" w:firstRow="1" w:lastRow="0" w:firstColumn="0" w:lastColumn="0" w:noHBand="0" w:noVBand="1"/>
      </w:tblPr>
      <w:tblGrid>
        <w:gridCol w:w="906"/>
        <w:gridCol w:w="760"/>
        <w:gridCol w:w="1515"/>
        <w:gridCol w:w="832"/>
        <w:gridCol w:w="1037"/>
        <w:gridCol w:w="1247"/>
        <w:gridCol w:w="1217"/>
        <w:gridCol w:w="1021"/>
        <w:gridCol w:w="825"/>
      </w:tblGrid>
      <w:tr w:rsidR="00D31706" w14:paraId="569540C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B37F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E88B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EF49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Release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9720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98E4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51A2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A3A5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DF1F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7F45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415A9BB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4C0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9007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4819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Ro_ayg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6BC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9CC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10B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27D4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1,021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CA7D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472.7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D2E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1.121</w:t>
            </w:r>
          </w:p>
        </w:tc>
      </w:tr>
      <w:tr w:rsidR="00D31706" w14:paraId="63EF16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C2E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A79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D74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7CD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E08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88A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68B8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3FB0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344B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1.113</w:t>
            </w:r>
          </w:p>
        </w:tc>
      </w:tr>
      <w:tr w:rsidR="00D31706" w14:paraId="573BA4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9163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6B5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FB76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BAE0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F300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852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894A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2,734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C39F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7F0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1.131</w:t>
            </w:r>
          </w:p>
        </w:tc>
      </w:tr>
      <w:tr w:rsidR="00D31706" w14:paraId="6CB8461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4DA7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CE86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BCE7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BB2F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848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DBFD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57C9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61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96C7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3,599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3199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1,400.7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9F2E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bl>
    <w:p w14:paraId="746670DE" w14:textId="77777777" w:rsidR="00D31706" w:rsidRDefault="00D31706">
      <w:pPr>
        <w:pStyle w:val="BodyText"/>
      </w:pPr>
    </w:p>
    <w:p w14:paraId="1904E69E" w14:textId="77777777" w:rsidR="00D31706" w:rsidRDefault="00000000">
      <w:pPr>
        <w:pStyle w:val="Heading2"/>
      </w:pPr>
      <w:bookmarkStart w:id="65" w:name="_Toc228186933"/>
      <w:bookmarkStart w:id="66" w:name="residual-patterns"/>
      <w:r>
        <w:t>Residual Patterns</w:t>
      </w:r>
      <w:bookmarkEnd w:id="65"/>
    </w:p>
    <w:p w14:paraId="6C0FF983" w14:textId="77777777" w:rsidR="00D31706" w:rsidRDefault="00000000">
      <w:pPr>
        <w:pStyle w:val="FirstParagraph"/>
      </w:pPr>
      <w:r>
        <w:t>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14:paraId="3BE406AF" w14:textId="77777777" w:rsidR="00D31706" w:rsidRDefault="00000000">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35E13739" w14:textId="77777777" w:rsidR="00D31706" w:rsidRDefault="00000000">
      <w:pPr>
        <w:pStyle w:val="BodyText"/>
      </w:pPr>
      <w:r>
        <w:t>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1C1062C5" w14:textId="77777777" w:rsidR="00D31706" w:rsidRDefault="00000000">
      <w:pPr>
        <w:pStyle w:val="Heading2"/>
      </w:pPr>
      <w:bookmarkStart w:id="67" w:name="_Toc228186934"/>
      <w:bookmarkStart w:id="68" w:name="bias-estimation"/>
      <w:bookmarkEnd w:id="66"/>
      <w:r>
        <w:t>Bias Estimation</w:t>
      </w:r>
      <w:bookmarkEnd w:id="67"/>
    </w:p>
    <w:p w14:paraId="3BA9E9F9" w14:textId="77777777" w:rsidR="00D31706" w:rsidRDefault="00000000">
      <w:pPr>
        <w:pStyle w:val="FirstParagraph"/>
      </w:pPr>
      <w:r>
        <w:t xml:space="preserve">Observed bias in the SWHS refers to the difference between SWHS guided harvest and release estimates and that reported in charter logbooks (Figure 6 BIAS). Model predicted bias in SWHS harvest data tracked the observed bias well across years and CFMUs (Figure 12 YEARAREA_BIAS) but that there was more discrepancies in the release data (Figure 13 YEARAREA_BIAS). Results demonstrated that SWHS estimates were generally biased low while </w:t>
      </w:r>
      <w:r>
        <w:lastRenderedPageBreak/>
        <w:t>release estimates were biased high (Figure 14 MEAN_BIAS). Observed and estimated harvest bias were very consistent with the exception of the very data poor BSAI CFMU (Figure 12 YEARAREA_BIAS).</w:t>
      </w:r>
    </w:p>
    <w:p w14:paraId="0081B719" w14:textId="77777777" w:rsidR="00D31706" w:rsidRDefault="00000000">
      <w:pPr>
        <w:pStyle w:val="BodyText"/>
      </w:pPr>
      <w:r>
        <w:t>Model estimated bias in SWHS release estimates differed more dramatically from the “observed” bias (Figure 13 YEARAREA_BIAS) and is the result of incorporating portside interview release data into the model. Release bias for the Southcentral areas and northeast Kodiak was much lower in the model relative to that observed when comparing logbook and SWHS data (Figure 13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14:paraId="0B59F20F" w14:textId="77777777" w:rsidR="00D31706" w:rsidRDefault="00000000">
      <w:pPr>
        <w:pStyle w:val="BodyText"/>
      </w:pPr>
      <w:r>
        <w:t>In contrast, the CSEO in southeast demonstrates much higher bias in the SWHS relative to the logbook data since 2019. This implies that the portside interview data is providing more biased estimates than would be inferred by the guided SWHS and logbook data alone.</w:t>
      </w:r>
    </w:p>
    <w:p w14:paraId="14A7D0DE" w14:textId="77777777" w:rsidR="00D31706" w:rsidRDefault="00000000">
      <w:pPr>
        <w:pStyle w:val="Heading2"/>
      </w:pPr>
      <w:bookmarkStart w:id="69" w:name="_Toc228186935"/>
      <w:bookmarkStart w:id="70" w:name="proportion-harvested"/>
      <w:bookmarkEnd w:id="68"/>
      <w:r>
        <w:t>Proportion Harvested</w:t>
      </w:r>
      <w:bookmarkEnd w:id="69"/>
    </w:p>
    <w:p w14:paraId="05048219" w14:textId="77777777" w:rsidR="00D31706" w:rsidRDefault="0000000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18FF9FB6" w14:textId="77777777" w:rsidR="00D31706" w:rsidRDefault="0000000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219EC1CD" w14:textId="77777777" w:rsidR="00D31706" w:rsidRDefault="00000000">
      <w:pPr>
        <w:pStyle w:val="BodyText"/>
      </w:pPr>
      <w:r>
        <w:t>The proportion harvested of yelloweye rockfish demonstrated a very different pattern from pelagics 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627DABE7" w14:textId="77777777" w:rsidR="00D31706" w:rsidRDefault="0000000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xml:space="preserve">) the proportion harvested demonstrated variable patterns across regions (Figure 17 pH_OTHER). Central regions demonstrated a static pattern with the exception of Cook Inlet where retention probabilities increased over the observed time period. Kodiak demonstrated increasing retention probabilities with the exception of the </w:t>
      </w:r>
      <w:r>
        <w:lastRenderedPageBreak/>
        <w:t>WKMA CFMUs which were static. For these two regions, the portside interview data tracked logbook records to various degrees, but demonstrated greater differences relative to the other species assemblages.</w:t>
      </w:r>
    </w:p>
    <w:p w14:paraId="0A38979F" w14:textId="77777777" w:rsidR="00D31706" w:rsidRDefault="00000000">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considerably 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more tension as the likelihoods compete over the contradictory data. The retention probability of non-yelloweye DSR (Figure XX pH_DSR) and slope rockfish (Figure XX pH_SLOPE) are fit using the portside interview data while the sum of those releases must be equal to the release of the “other” rockfish that are fit to the portside and logbook data. The resolution of these sometimes contradictory signals results in </w:t>
      </w:r>
      <w:r>
        <w:rPr>
          <w:i/>
          <w:iCs/>
        </w:rPr>
        <w:t>pH</w:t>
      </w:r>
      <w:r>
        <w:t xml:space="preserve"> estimates for DSR that follow the data (Figure XX pH_DSR), but </w:t>
      </w:r>
      <w:r>
        <w:rPr>
          <w:i/>
          <w:iCs/>
        </w:rPr>
        <w:t>pH</w:t>
      </w:r>
      <w:r>
        <w:t xml:space="preserve"> estimates for slope rockfish in the SSEO that are substantially less than that reported in portside interviews (Figure XX pH_SLOPE). Sample sizes for slope rockfish are generally smaller than for DSR, particularly in the SSEO and thus the model resolves the conflicting data signals in favor of the DSR data relative to the slope rockfish data.</w:t>
      </w:r>
    </w:p>
    <w:p w14:paraId="381D70B3" w14:textId="77777777" w:rsidR="00D31706" w:rsidRDefault="00000000">
      <w:pPr>
        <w:pStyle w:val="Heading2"/>
      </w:pPr>
      <w:bookmarkStart w:id="71" w:name="_Toc228186936"/>
      <w:bookmarkStart w:id="72" w:name="species-composition"/>
      <w:bookmarkEnd w:id="70"/>
      <w:r>
        <w:t>Species Composition</w:t>
      </w:r>
      <w:bookmarkEnd w:id="71"/>
    </w:p>
    <w:p w14:paraId="5C7956DF" w14:textId="77777777" w:rsidR="00D31706" w:rsidRDefault="0000000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had a much less informative prior than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36068CAB" w14:textId="77777777" w:rsidR="00D31706" w:rsidRDefault="0000000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 due to the nature of the relative likelihoods (Figure 18 P_Pel).</w:t>
      </w:r>
    </w:p>
    <w:p w14:paraId="344F45ED" w14:textId="77777777" w:rsidR="00D31706" w:rsidRDefault="00000000">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w:t>
      </w:r>
      <w:r>
        <w:lastRenderedPageBreak/>
        <w:t>that stretched from 0 to 1. The hydroacoustic data demonstrates higher black rockfish proportions in these other areas and the model was able to generate more precise and realistic estimates of these parameters.</w:t>
      </w:r>
    </w:p>
    <w:p w14:paraId="603A6BB7" w14:textId="77777777" w:rsidR="00D31706" w:rsidRDefault="00000000">
      <w:pPr>
        <w:pStyle w:val="BodyText"/>
      </w:pPr>
      <w:r>
        <w:t>The yelloweye proportion demonstrated a static portion of the harvest in Kodiak, a subtle decline in Southcentral areas and a precipitous drop in Southeast where management restrictions were in place in recent years (Figure 20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14:paraId="3C43246C" w14:textId="77777777" w:rsidR="00D31706" w:rsidRDefault="00000000">
      <w:pPr>
        <w:pStyle w:val="BodyText"/>
      </w:pPr>
      <w:r>
        <w:t>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76D90E03" w14:textId="77777777" w:rsidR="00D31706" w:rsidRDefault="00000000">
      <w:pPr>
        <w:pStyle w:val="Heading2"/>
      </w:pPr>
      <w:bookmarkStart w:id="73" w:name="_Toc228186937"/>
      <w:bookmarkStart w:id="74" w:name="proportion-guided"/>
      <w:bookmarkEnd w:id="72"/>
      <w:r>
        <w:t>Proportion Guided</w:t>
      </w:r>
      <w:bookmarkEnd w:id="73"/>
    </w:p>
    <w:p w14:paraId="7FFB6D91" w14:textId="77777777" w:rsidR="00D31706" w:rsidRDefault="00000000">
      <w:pPr>
        <w:pStyle w:val="FirstParagraph"/>
      </w:pPr>
      <w:r>
        <w:t xml:space="preserve">Data on the proportion of total rockfish catches that were guided is lacking and there was no trend estimated for hindcasting these parameters. The model captured the observed estimates within the credibility intervals, but tended to smooth the observed estimates (Figure 24 pG). Difference btween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6BA743D7" w14:textId="77777777" w:rsidR="00D31706" w:rsidRDefault="00000000">
      <w:pPr>
        <w:pStyle w:val="Heading2"/>
      </w:pPr>
      <w:bookmarkStart w:id="75" w:name="_Toc228186938"/>
      <w:bookmarkStart w:id="76" w:name="weight"/>
      <w:bookmarkEnd w:id="74"/>
      <w:r>
        <w:t>Weight</w:t>
      </w:r>
      <w:bookmarkEnd w:id="75"/>
    </w:p>
    <w:p w14:paraId="0AE28C2A" w14:textId="77777777" w:rsidR="00D31706" w:rsidRDefault="00000000">
      <w:pPr>
        <w:pStyle w:val="FirstParagraph"/>
      </w:pPr>
      <w:r>
        <w:t>The model estimated weights matched the observations as would be expected and tended to the hyperprior means when data was absent or sample sizes were small (Appendix B).</w:t>
      </w:r>
    </w:p>
    <w:p w14:paraId="3027E0E1" w14:textId="77777777" w:rsidR="00D31706" w:rsidRDefault="00000000">
      <w:pPr>
        <w:pStyle w:val="Heading2"/>
      </w:pPr>
      <w:bookmarkStart w:id="77" w:name="_Toc228186939"/>
      <w:bookmarkStart w:id="78" w:name="X9d99479f46dec730a7a401f5db2083d62218015"/>
      <w:bookmarkEnd w:id="76"/>
      <w:r>
        <w:t>Harvest, Release and Total Removal Estimates</w:t>
      </w:r>
      <w:bookmarkEnd w:id="77"/>
    </w:p>
    <w:p w14:paraId="04EAE55E" w14:textId="77777777" w:rsidR="00D31706" w:rsidRDefault="00000000">
      <w:pPr>
        <w:pStyle w:val="Heading3"/>
      </w:pPr>
      <w:bookmarkStart w:id="79" w:name="harvests-2"/>
      <w:r>
        <w:t>Harvests</w:t>
      </w:r>
    </w:p>
    <w:p w14:paraId="426E0185" w14:textId="77777777" w:rsidR="00D31706" w:rsidRDefault="00000000">
      <w:pPr>
        <w:pStyle w:val="FirstParagraph"/>
      </w:pPr>
      <w:r>
        <w:t xml:space="preserve">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w:t>
      </w:r>
      <w:r>
        <w:lastRenderedPageBreak/>
        <w:t>handled with the hierarchical approach in the Bayesian model. There are also differences in some of the Kodiak areas where the Howard methods borrowed values from the most data rich Kodiak CFMUs whereas the Bayes model applies a hierarchical approach to leverage all of the available data.</w:t>
      </w:r>
    </w:p>
    <w:p w14:paraId="113D11E7" w14:textId="77777777" w:rsidR="00D31706" w:rsidRDefault="00000000">
      <w:pPr>
        <w:pStyle w:val="BodyText"/>
      </w:pPr>
      <w:r>
        <w:t>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would be expected to have a larger effect on those estimates.</w:t>
      </w:r>
    </w:p>
    <w:p w14:paraId="6EE48270" w14:textId="77777777" w:rsidR="00D31706" w:rsidRDefault="00000000">
      <w:pPr>
        <w:pStyle w:val="BodyText"/>
      </w:pPr>
      <w:r>
        <w:t>Yelloweye rockfish harvests also demonstrate increasing trends but with reductions in recent years that reflect management actions taken by the department (Figure 27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14:paraId="4F6CF361" w14:textId="77777777" w:rsidR="00D31706" w:rsidRDefault="00000000">
      <w:pPr>
        <w:pStyle w:val="BodyText"/>
      </w:pPr>
      <w:r>
        <w:t>Yelloweye harvests in the BSAI and SOKO2SAP areas of Kodiak have extremely large credibility intervals owing to a lack of area-specific data for these areas. Yelloweye harvests are generally fairly low in the Kodiak region and portside samples are lacking, even for the most heavily fished Northeast and Afognak units. As such, the proportion of non-yelloweye harvests that are yelloweye have credibility intervals for 4 of the 6 Kodiak units range 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the harvests in these areas.</w:t>
      </w:r>
    </w:p>
    <w:p w14:paraId="21C1B146" w14:textId="77777777" w:rsidR="00D31706" w:rsidRDefault="0000000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1EBA8686" w14:textId="77777777" w:rsidR="00D31706" w:rsidRDefault="00000000">
      <w:pPr>
        <w:pStyle w:val="Heading3"/>
      </w:pPr>
      <w:bookmarkStart w:id="80" w:name="releases-2"/>
      <w:bookmarkEnd w:id="79"/>
      <w:r>
        <w:lastRenderedPageBreak/>
        <w:t>Releases</w:t>
      </w:r>
    </w:p>
    <w:p w14:paraId="74C79014" w14:textId="77777777" w:rsidR="00D31706" w:rsidRDefault="00000000">
      <w:pPr>
        <w:pStyle w:val="FirstParagraph"/>
      </w:pPr>
      <w:r>
        <w:t>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methods relied on assumptions and long term averages to compensate for the lack of logbook data on yelloweye releases (Figure DATA).</w:t>
      </w:r>
    </w:p>
    <w:p w14:paraId="26EF4175" w14:textId="77777777" w:rsidR="00D31706" w:rsidRDefault="00000000">
      <w:pPr>
        <w:pStyle w:val="BodyText"/>
      </w:pPr>
      <w:r>
        <w:t xml:space="preserve">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 in the fishery. Estimates of guided releases are very precise since 1998 owing to logbook records and adequate sampling in the port sampling program. Prior to 1998, guided release estimates demonstrate significant uncertainty.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43AEF873" w14:textId="77777777" w:rsidR="00D31706" w:rsidRDefault="00000000">
      <w:pPr>
        <w:pStyle w:val="BodyText"/>
      </w:pPr>
      <w:r>
        <w:t>Yelloweye release estimates demonstrate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 model include the Howard estimates.</w:t>
      </w:r>
    </w:p>
    <w:p w14:paraId="2A7E308A" w14:textId="77777777" w:rsidR="00D31706" w:rsidRDefault="00000000">
      <w:pPr>
        <w:pStyle w:val="BodyText"/>
      </w:pPr>
      <w:r>
        <w:t>Non-yelloweye DSR demonstrate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4618F307" w14:textId="77777777" w:rsidR="00D31706" w:rsidRDefault="00000000">
      <w:pPr>
        <w:pStyle w:val="Heading3"/>
      </w:pPr>
      <w:bookmarkStart w:id="81" w:name="total-removals-in-biomass"/>
      <w:bookmarkEnd w:id="80"/>
      <w:r>
        <w:t>Total Removals in Biomass</w:t>
      </w:r>
    </w:p>
    <w:p w14:paraId="463025AA" w14:textId="77777777" w:rsidR="00D31706" w:rsidRDefault="00000000">
      <w:pPr>
        <w:pStyle w:val="FirstParagraph"/>
      </w:pPr>
      <w:r>
        <w:t xml:space="preserve">After factoring in release mortalities and converting to biomass total removals of rockfish in sport fisheries were calculated.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w:t>
      </w:r>
      <w:r>
        <w:lastRenderedPageBreak/>
        <w:t>experienced high release mortality prior to DWR requirements and even with DWR experience appreciable mortality rates (Figure 8 REL_M). As such, release mortalities comprised a modest but appreciable contribution to overall mortalities for these species (Figure 36, 38 and 39 YE_M, DRS_M and SLOPE_M, Appendix C3, C4 and C5).</w:t>
      </w:r>
    </w:p>
    <w:p w14:paraId="4021C798" w14:textId="77777777" w:rsidR="00D31706" w:rsidRDefault="00000000">
      <w:pPr>
        <w:pStyle w:val="Heading1"/>
      </w:pPr>
      <w:bookmarkStart w:id="82" w:name="_Toc228186940"/>
      <w:bookmarkStart w:id="83" w:name="discussion"/>
      <w:bookmarkEnd w:id="64"/>
      <w:bookmarkEnd w:id="78"/>
      <w:bookmarkEnd w:id="81"/>
      <w:r>
        <w:t>Discussion</w:t>
      </w:r>
      <w:bookmarkEnd w:id="82"/>
    </w:p>
    <w:p w14:paraId="6AF2EE14" w14:textId="77777777" w:rsidR="00D31706" w:rsidRDefault="00000000">
      <w:pPr>
        <w:pStyle w:val="FirstParagraph"/>
      </w:pPr>
      <w:r>
        <w:t>This Bayesian approach to reconstructing historical rockfish removals and calculating current rockfish removals build and improve on the foundation established by Howard et al. (2020). This new approach offers a unified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of the available data.</w:t>
      </w:r>
    </w:p>
    <w:p w14:paraId="04A469A2" w14:textId="77777777" w:rsidR="00D31706" w:rsidRDefault="00000000">
      <w:pPr>
        <w:pStyle w:val="BodyText"/>
      </w:pPr>
      <w:r>
        <w:t>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327522C6" w14:textId="77777777" w:rsidR="00D31706" w:rsidRDefault="00000000">
      <w:pPr>
        <w:pStyle w:val="BodyText"/>
      </w:pPr>
      <w:r>
        <w:t>The Bayesian approach to estimating releases produces noticably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52C3E53D" w14:textId="77777777" w:rsidR="00D31706" w:rsidRDefault="00000000">
      <w:pPr>
        <w:pStyle w:val="BodyText"/>
      </w:pPr>
      <w:r>
        <w:t xml:space="preserve">The flaw in the Howard methods is apparent when examining release estimates of rockfish in Southeast CFMU’s since 2020 when yelloweye retention was prohibited and DSR retention restricted. During these years the logbook data demonstrates almost 100% retention of black rockfish while regulations reduce yelloweye retention to zero and limited DSR retention to 1 per </w:t>
      </w:r>
      <w:r>
        <w:lastRenderedPageBreak/>
        <w:t>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403E30CC" w14:textId="77777777" w:rsidR="00D31706" w:rsidRDefault="00000000">
      <w:pPr>
        <w:pStyle w:val="BodyText"/>
      </w:pPr>
      <w:r>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2CE2E192" w14:textId="77777777" w:rsidR="00D31706" w:rsidRDefault="00000000">
      <w:pPr>
        <w:pStyle w:val="BodyText"/>
      </w:pPr>
      <w:r>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16F46141" w14:textId="77777777" w:rsidR="00D31706" w:rsidRDefault="00000000">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3843AB78" w14:textId="77777777" w:rsidR="00D31706" w:rsidRDefault="0000000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although the issue remains </w:t>
      </w:r>
      <w:r>
        <w:lastRenderedPageBreak/>
        <w:t>even with the adjusted data. The model favors the logbook data as a result of model construction that treats the logbook data as a census and the logistic curve appears to capture the uncertainty in pre-logbook estimates. However, the cause of the discrepancy remains unclear and a reevaluation of the Prince William Sound port sampling estimates is recommended.</w:t>
      </w:r>
    </w:p>
    <w:p w14:paraId="1715DE8E" w14:textId="77777777" w:rsidR="00D31706" w:rsidRDefault="00000000">
      <w:pPr>
        <w:pStyle w:val="BodyText"/>
      </w:pPr>
      <w:r>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3D07BDC2" w14:textId="77777777" w:rsidR="00D31706" w:rsidRDefault="00000000">
      <w:pPr>
        <w:pStyle w:val="BodyText"/>
      </w:pPr>
      <w:r>
        <w:t>This report provides the first harvest, release and mortality estimates for the BSAI and SOKO2SAP Kodiak CFMU’s. Many of these estimates and associated parameters were the slowest to converge. 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estimates provide managers with reasonable, if imprecise, information about the scale and trend of rockfish harvests in these areas.</w:t>
      </w:r>
    </w:p>
    <w:p w14:paraId="6D07A2F3" w14:textId="77777777" w:rsidR="00D31706" w:rsidRDefault="00000000">
      <w:pPr>
        <w:pStyle w:val="Heading2"/>
      </w:pPr>
      <w:bookmarkStart w:id="84" w:name="_Toc228186941"/>
      <w:bookmarkStart w:id="85" w:name="conclusions-and-recommendations"/>
      <w:r>
        <w:t>Conclusions and Recommendations</w:t>
      </w:r>
      <w:bookmarkEnd w:id="84"/>
    </w:p>
    <w:p w14:paraId="59033E8F" w14:textId="77777777" w:rsidR="00D31706" w:rsidRDefault="00000000">
      <w:pPr>
        <w:pStyle w:val="FirstParagraph"/>
      </w:pPr>
      <w:r>
        <w:t>Managers understandably prefer harvest estimates to remain static once published but for sport fisheries these numbers 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6C83DE92" w14:textId="77777777" w:rsidR="00D31706" w:rsidRDefault="00000000">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19FE7317" w14:textId="77777777" w:rsidR="00D31706" w:rsidRDefault="00000000">
      <w:pPr>
        <w:pStyle w:val="BodyText"/>
      </w:pPr>
      <w:r>
        <w:t xml:space="preserve">One caveat to moving forward with these methods is the the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5191EA22" w14:textId="77777777" w:rsidR="00D31706" w:rsidRDefault="00000000">
      <w:pPr>
        <w:pStyle w:val="BodyText"/>
      </w:pPr>
      <w:r>
        <w:lastRenderedPageBreak/>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65CFFDB4" w14:textId="77777777" w:rsidR="00D31706" w:rsidRDefault="00000000">
      <w:pPr>
        <w:pStyle w:val="Heading1"/>
      </w:pPr>
      <w:bookmarkStart w:id="86" w:name="_Toc228186942"/>
      <w:bookmarkStart w:id="87" w:name="acknowledgments"/>
      <w:bookmarkEnd w:id="83"/>
      <w:bookmarkEnd w:id="85"/>
      <w:r>
        <w:t>Acknowledgments</w:t>
      </w:r>
      <w:bookmarkEnd w:id="86"/>
    </w:p>
    <w:p w14:paraId="7744DD0C" w14:textId="77777777" w:rsidR="00D31706" w:rsidRDefault="00000000">
      <w:pPr>
        <w:pStyle w:val="FirstParagraph"/>
      </w:pPr>
      <w:r>
        <w:t xml:space="preserve">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w:t>
      </w:r>
      <w:r w:rsidRPr="00ED5DBB">
        <w:rPr>
          <w:b/>
          <w:bCs/>
          <w:highlight w:val="yellow"/>
        </w:rPr>
        <w:t>LIST from Chris</w:t>
      </w:r>
      <w:r>
        <w:rPr>
          <w:b/>
          <w:bCs/>
        </w:rPr>
        <w:t xml:space="preserve"> </w:t>
      </w:r>
      <w:r w:rsidRPr="00ED5DBB">
        <w:rPr>
          <w:b/>
          <w:bCs/>
          <w:highlight w:val="cyan"/>
        </w:rPr>
        <w:t>and Clay</w:t>
      </w:r>
      <w:r>
        <w:t>. We would also like to thank Tyler Polum and Philip Tschersich for the Kodiak hydroacoustic data and advice. We would like to thank Adam Reimer for developing the initial approach to this model and Hamachan Hamazaki for his review of this work.</w:t>
      </w:r>
    </w:p>
    <w:p w14:paraId="27E0FC76" w14:textId="77777777" w:rsidR="00D31706" w:rsidRDefault="00000000">
      <w:pPr>
        <w:pStyle w:val="Heading1"/>
      </w:pPr>
      <w:bookmarkStart w:id="88" w:name="_Toc228186943"/>
      <w:bookmarkStart w:id="89" w:name="literature-cited"/>
      <w:bookmarkEnd w:id="87"/>
      <w:r>
        <w:t>Literature Cited</w:t>
      </w:r>
      <w:bookmarkEnd w:id="88"/>
    </w:p>
    <w:p w14:paraId="7D42124E" w14:textId="77777777" w:rsidR="00D31706" w:rsidRDefault="00000000">
      <w:pPr>
        <w:pStyle w:val="FirstParagraph"/>
      </w:pPr>
      <w:r>
        <w:t>Arthur, D. E., B. J. Blain-Roth, and B. Bowman. 2024. Area management report for the sport fisheries of the North Gulf Coast, 2019–2021. Alaska Department of Fish and Game, Fishery Management Report No. 24-17, Anchorage.</w:t>
      </w:r>
    </w:p>
    <w:p w14:paraId="6AC53990" w14:textId="77777777" w:rsidR="00D31706" w:rsidRDefault="0000000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2B3E33A3" w14:textId="77777777" w:rsidR="00D31706" w:rsidRDefault="00000000">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0C4FC477" w14:textId="77777777" w:rsidR="00D31706" w:rsidRDefault="00000000">
      <w:pPr>
        <w:pStyle w:val="BodyText"/>
      </w:pPr>
      <w:r>
        <w:t>Blain-Roth, B. J., and T. M. Sutton. 2019. Effects of barotrauma and recompression events on subsequent embryo condition of yelloweye rockfish. Fisheries Research 211: 212-216.</w:t>
      </w:r>
    </w:p>
    <w:p w14:paraId="6B30D14F" w14:textId="77777777" w:rsidR="00D31706" w:rsidRDefault="00000000">
      <w:pPr>
        <w:pStyle w:val="BodyText"/>
      </w:pPr>
      <w:r>
        <w:t>Casella, G., &amp; Berger, R. L. (2002). Statistical Inference (2nd ed.). Duxbury.</w:t>
      </w:r>
    </w:p>
    <w:p w14:paraId="4ADAB9DC" w14:textId="77777777" w:rsidR="00D31706" w:rsidRDefault="00000000">
      <w:pPr>
        <w:pStyle w:val="BodyText"/>
      </w:pPr>
      <w:r>
        <w:t>Eilers, Paul H. C., and Brian D. Marx. 1996. “Flexible Smoothing with B-Splines and Penalties.” Statistical Science 11: 89–121.</w:t>
      </w:r>
    </w:p>
    <w:p w14:paraId="441917FF" w14:textId="77777777" w:rsidR="00D31706" w:rsidRDefault="00000000">
      <w:pPr>
        <w:pStyle w:val="BodyText"/>
      </w:pPr>
      <w:r>
        <w:t>Failor, B. 2016. Operational plan: Assessment of Pacific halibut and groundfish sport harvest in Southcentral Alaska, 2016-2018. Alaska Department of Fish and Game, Regional Operational Plan ROP.SF.2A.2016.20, Anchorage.</w:t>
      </w:r>
    </w:p>
    <w:p w14:paraId="11BA5AC5" w14:textId="77777777" w:rsidR="00D31706" w:rsidRDefault="00000000">
      <w:pPr>
        <w:pStyle w:val="BodyText"/>
      </w:pPr>
      <w:r>
        <w:t>Gelman, A.. Prior distributions for variance parameters in hierarchical models. Bayesian Analysis, 1:515–533, 2006.</w:t>
      </w:r>
    </w:p>
    <w:p w14:paraId="3538F5D5" w14:textId="77777777" w:rsidR="00D31706" w:rsidRDefault="00000000">
      <w:pPr>
        <w:pStyle w:val="BodyText"/>
      </w:pPr>
      <w:r>
        <w:t>Gelman, A. and D. Rubin. Inference from iterative simulation using multiple sequences. Statistical Science 7:457–511, 1992.</w:t>
      </w:r>
    </w:p>
    <w:p w14:paraId="653BC40B" w14:textId="77777777" w:rsidR="00D31706" w:rsidRDefault="00000000">
      <w:pPr>
        <w:pStyle w:val="BodyText"/>
      </w:pPr>
      <w:r>
        <w:lastRenderedPageBreak/>
        <w:t>Hannah, R. W., P. S. Rankin, and M. T. O. Blume. 2012. Use of a novel cage system to measure postrecompression survival of northeast Pacific rockfish. Marine and Coastal Fisheries: Dynamics, Management, and Ecosystem Science, 4:1, 46-56.</w:t>
      </w:r>
    </w:p>
    <w:p w14:paraId="40DCC7C4" w14:textId="77777777" w:rsidR="00D31706" w:rsidRDefault="00000000">
      <w:pPr>
        <w:pStyle w:val="BodyText"/>
      </w:pPr>
      <w:r>
        <w:t>Hannah, R. W., S. J. Parker, and K. M. Matteson. 2008. Escaping the surface: the effect of capture depth on submergence success of surface-released Pacific rockfish. North American Journal of Fisheries Management, 28:694-700.</w:t>
      </w:r>
    </w:p>
    <w:p w14:paraId="70E88803" w14:textId="77777777" w:rsidR="00D31706" w:rsidRDefault="00000000">
      <w:pPr>
        <w:pStyle w:val="BodyText"/>
      </w:pPr>
      <w:r>
        <w:t>Hochhalter, S. J. 2012. Modeling submergence success of discarded yelloweye rockfish (Sebastes ruberrimus) and quillback rockfish (Sebastes maliger): Towards improved estimation of total fishery removals: Fisheries Research 127-128.</w:t>
      </w:r>
    </w:p>
    <w:p w14:paraId="23B6C4D1" w14:textId="77777777" w:rsidR="00D31706" w:rsidRDefault="00000000">
      <w:pPr>
        <w:pStyle w:val="BodyText"/>
      </w:pPr>
      <w:r>
        <w:t>Hochhalter, S. J., and D. J. Reed. 2011. The effectiveness of deepwater release at improving the survival of discarded yelloweye rockfish. North American Journal of Fisheries Management 31: 852-860.</w:t>
      </w:r>
    </w:p>
    <w:p w14:paraId="35A944CB" w14:textId="77777777" w:rsidR="00D31706" w:rsidRDefault="0000000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39C0E26F" w14:textId="77777777" w:rsidR="00D31706" w:rsidRDefault="00000000">
      <w:pPr>
        <w:pStyle w:val="BodyText"/>
      </w:pPr>
      <w:r>
        <w:t>Howard, K. G., D. Evans, and A. St. Saviour. 2020. Reconstructed sport harvests and releases of black and yelloweye rockfishes in the Gulf of Alaska, 1998–2018. Alaska Department of Fish and Game, Fishery Data Series No. 20-25, Anchorage.</w:t>
      </w:r>
    </w:p>
    <w:p w14:paraId="37BB8920" w14:textId="77777777" w:rsidR="00D31706" w:rsidRDefault="00000000">
      <w:pPr>
        <w:pStyle w:val="BodyText"/>
      </w:pPr>
      <w:r>
        <w:t>Jaenicke, M., D. Tersteeg, and J. Huang. 2019. Operational Plan: Southeast Alaska marine boat sport fishery harvest studies, 2019. Alaska Department of Fish and Game, Regional Operational Plan SF.1J.2019.05, Anchorage.</w:t>
      </w:r>
    </w:p>
    <w:p w14:paraId="3088716F" w14:textId="77777777" w:rsidR="00D31706" w:rsidRDefault="0000000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7D747CDF" w14:textId="77777777" w:rsidR="00D31706" w:rsidRDefault="00000000">
      <w:pPr>
        <w:pStyle w:val="BodyText"/>
      </w:pPr>
      <w:r>
        <w:t xml:space="preserve">Kassahun, W., Neyens, T., Molenberghs, G. et al. 2012. Modeling overdispersed longitudinal binary data using a combined beta and normal random-effects model. Arch Public Health 70, 7. </w:t>
      </w:r>
      <w:hyperlink r:id="rId7">
        <w:r w:rsidR="00D31706">
          <w:rPr>
            <w:rStyle w:val="Hyperlink"/>
          </w:rPr>
          <w:t>https://doi.org/10.1186/0778-7367-70-7</w:t>
        </w:r>
      </w:hyperlink>
    </w:p>
    <w:p w14:paraId="78E77723" w14:textId="77777777" w:rsidR="00D31706" w:rsidRDefault="00000000">
      <w:pPr>
        <w:pStyle w:val="BodyText"/>
      </w:pPr>
      <w:r>
        <w:t>Lang, Stefan, and Andreas Brezger. 2004. “Bayesian P-Splines.” Journal of Computational and Graphical Statistics 13 (1): 183–212.</w:t>
      </w:r>
    </w:p>
    <w:p w14:paraId="62D26AEE" w14:textId="77777777" w:rsidR="00D31706" w:rsidRDefault="00000000">
      <w:pPr>
        <w:pStyle w:val="BodyText"/>
      </w:pPr>
      <w:r>
        <w:t>Lunn D, Spiegelhalter D, Thomas A, Best N. 2009. The BUGS project: Evolution, critique and future directions. Statistics in Medicine, 28:3049-67.</w:t>
      </w:r>
    </w:p>
    <w:p w14:paraId="3D5D17FC" w14:textId="77777777" w:rsidR="00D31706" w:rsidRDefault="0000000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376DEB20" w14:textId="77777777" w:rsidR="00D31706" w:rsidRDefault="00000000">
      <w:pPr>
        <w:pStyle w:val="BodyText"/>
      </w:pPr>
      <w:r>
        <w:t xml:space="preserve">Molenberghs, G., Verbeke, G., Demétrio, C. G. B., &amp; Vieira, A. M. C. 2010. A Family of Generalized Linear Models for Repeated Measures with Normal and Conjugate Random Effects. Statistical Science, 25(3), 325–347. </w:t>
      </w:r>
      <w:hyperlink r:id="rId8">
        <w:r w:rsidR="00D31706">
          <w:rPr>
            <w:rStyle w:val="Hyperlink"/>
          </w:rPr>
          <w:t>http://www.jstor.org/stable/41058951</w:t>
        </w:r>
      </w:hyperlink>
    </w:p>
    <w:p w14:paraId="0EE1F688" w14:textId="77777777" w:rsidR="00D31706" w:rsidRDefault="00000000">
      <w:pPr>
        <w:pStyle w:val="BodyText"/>
      </w:pPr>
      <w:r>
        <w:t xml:space="preserve">Plummer M (2024). </w:t>
      </w:r>
      <w:r>
        <w:rPr>
          <w:i/>
          <w:iCs/>
        </w:rPr>
        <w:t>rjags: Bayesian Graphical Models using MCMC</w:t>
      </w:r>
      <w:r>
        <w:t xml:space="preserve">. R package version 4-16, </w:t>
      </w:r>
      <w:hyperlink r:id="rId9">
        <w:r w:rsidR="00D31706">
          <w:rPr>
            <w:rStyle w:val="Hyperlink"/>
          </w:rPr>
          <w:t>https://CRAN.R-project.org/package=rjags</w:t>
        </w:r>
      </w:hyperlink>
      <w:r>
        <w:t>.</w:t>
      </w:r>
    </w:p>
    <w:p w14:paraId="0DBB72F6" w14:textId="77777777" w:rsidR="00D31706" w:rsidRDefault="00000000">
      <w:pPr>
        <w:pStyle w:val="BodyText"/>
      </w:pPr>
      <w:r>
        <w:lastRenderedPageBreak/>
        <w:t>Plummer M, Best N, Cowles K, Vines K 2006. CODA: Convergence Diagnosis and Output Analysis for MCMC, R News, 6:7-11.</w:t>
      </w:r>
    </w:p>
    <w:p w14:paraId="6B35F9A4" w14:textId="77777777" w:rsidR="00D31706" w:rsidRDefault="00000000">
      <w:pPr>
        <w:pStyle w:val="BodyText"/>
      </w:pPr>
      <w:r>
        <w:t>Polum, T., M. Witteveen, and B. Woolever. 2025. Report on selected sport fisheries of the Alaska Peninsula–Aleutian Islands Management Area, 2015–2025. Alaska Department of Fish and Game, Fishery Management Report No. 25-36, Anchorage.</w:t>
      </w:r>
    </w:p>
    <w:p w14:paraId="10B70437" w14:textId="77777777" w:rsidR="00D31706" w:rsidRDefault="00000000">
      <w:pPr>
        <w:pStyle w:val="BodyText"/>
      </w:pPr>
      <w:r>
        <w:t>Powers, B. 2015. Alaska Department of Fish and Game statewide saltwater guided sport fishing logbook reporting program, 2015–2017. Alaska Department of Fish and Game, Division of Sport Fish, Regional Operational Plan ROP.SF.4A.2015.02, Anchorage.</w:t>
      </w:r>
    </w:p>
    <w:p w14:paraId="58295A5E" w14:textId="77777777" w:rsidR="00D31706" w:rsidRDefault="00000000">
      <w:pPr>
        <w:pStyle w:val="BodyText"/>
      </w:pPr>
      <w:r>
        <w:t xml:space="preserve">R Core Team (2021). R: A language and environment for statistical computing. R Foundation for Statistical Computing, Vienna, Austria. URL </w:t>
      </w:r>
      <w:hyperlink r:id="rId10">
        <w:r w:rsidR="00D31706">
          <w:rPr>
            <w:rStyle w:val="Hyperlink"/>
          </w:rPr>
          <w:t>https://www.R-project.org/</w:t>
        </w:r>
      </w:hyperlink>
      <w:r>
        <w:t>.</w:t>
      </w:r>
    </w:p>
    <w:p w14:paraId="457C9E51" w14:textId="77777777" w:rsidR="00D31706" w:rsidRDefault="0000000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58D25EEB" w14:textId="77777777" w:rsidR="00D31706" w:rsidRDefault="00000000">
      <w:pPr>
        <w:pStyle w:val="BodyText"/>
      </w:pPr>
      <w:r>
        <w:t>Romberg, W. J., I. Rafferty, and M. Martz. 2018. Alaska Statewide Sport Fish Harvest Survey, 2018. Alaska Department of Fish and Game, Division of Sport Fish, Regional Operational Plan ROP.SF.4A.2018.07, Anchorage.</w:t>
      </w:r>
    </w:p>
    <w:p w14:paraId="199040E1" w14:textId="77777777" w:rsidR="00D31706" w:rsidRDefault="00000000">
      <w:pPr>
        <w:pStyle w:val="BodyText"/>
      </w:pPr>
      <w:r>
        <w:t>Ruppert, David, Matt P. Wand, and Raymond J. Carroll. 2003. Semiparametric Regression. Cambridge University Press.</w:t>
      </w:r>
    </w:p>
    <w:p w14:paraId="4E15B39B" w14:textId="77777777" w:rsidR="00D31706" w:rsidRDefault="0000000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3198202B" w14:textId="77777777" w:rsidR="00D31706" w:rsidRDefault="00000000">
      <w:pPr>
        <w:pStyle w:val="BodyText"/>
      </w:pPr>
      <w:r>
        <w:t>Tschersich, P., J. Dissen, and W. Gaeuman. 2023. Westward Region hydroacoustic survey for black rockfish Sebastes melanops abundance, 2007–2022. Alaska Department of Fish and Game, Fishery Data Series No. 23-31, Anchorage.</w:t>
      </w:r>
    </w:p>
    <w:p w14:paraId="3416E9D0" w14:textId="77777777" w:rsidR="00D31706" w:rsidRDefault="00000000">
      <w:r>
        <w:br w:type="page"/>
      </w:r>
    </w:p>
    <w:p w14:paraId="6E14A262" w14:textId="77777777" w:rsidR="00D31706" w:rsidRDefault="00000000">
      <w:pPr>
        <w:pStyle w:val="Heading4"/>
      </w:pPr>
      <w:bookmarkStart w:id="90" w:name="extra-stuff-not-ready-to-delete"/>
      <w:r>
        <w:lastRenderedPageBreak/>
        <w:t>Extra Stuff not ready to delete:</w:t>
      </w:r>
    </w:p>
    <w:p w14:paraId="28A670EE" w14:textId="77777777" w:rsidR="00D31706" w:rsidRDefault="0000000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14472086" w14:textId="77777777" w:rsidR="00D31706" w:rsidRDefault="0000000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07B761CA" w14:textId="77777777" w:rsidR="00D31706" w:rsidRDefault="0000000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89"/>
      <w:bookmarkEnd w:id="90"/>
    </w:p>
    <w:sectPr w:rsidR="00D31706" w:rsidSect="000D6A2A">
      <w:footerReference w:type="default" r:id="rId11"/>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C4F1A" w14:textId="77777777" w:rsidR="002E2100" w:rsidRDefault="002E2100">
      <w:pPr>
        <w:spacing w:after="0"/>
      </w:pPr>
      <w:r>
        <w:separator/>
      </w:r>
    </w:p>
  </w:endnote>
  <w:endnote w:type="continuationSeparator" w:id="0">
    <w:p w14:paraId="25C307ED" w14:textId="77777777" w:rsidR="002E2100" w:rsidRDefault="002E21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6DCD"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4976F91C"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DF366" w14:textId="77777777" w:rsidR="002E2100" w:rsidRDefault="002E2100">
      <w:pPr>
        <w:spacing w:after="0"/>
      </w:pPr>
      <w:r>
        <w:separator/>
      </w:r>
    </w:p>
  </w:footnote>
  <w:footnote w:type="continuationSeparator" w:id="0">
    <w:p w14:paraId="731E374F" w14:textId="77777777" w:rsidR="002E2100" w:rsidRDefault="002E21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5E3E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CF882C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90C67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240258977">
    <w:abstractNumId w:val="0"/>
  </w:num>
  <w:num w:numId="28" w16cid:durableId="1788157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466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Philip J (DFG)">
    <w15:presenceInfo w15:providerId="AD" w15:userId="S::philip.joy@alaska.gov::07bb4402-e822-4d82-9684-e0a3bfb6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US" w:vendorID="64" w:dllVersion="5" w:nlCheck="1" w:checkStyle="1"/>
  <w:activeWritingStyle w:appName="MSWord" w:lang="en-US" w:vendorID="64" w:dllVersion="0"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055FA"/>
    <w:rsid w:val="00111A11"/>
    <w:rsid w:val="00114CAA"/>
    <w:rsid w:val="00117DD3"/>
    <w:rsid w:val="00126A03"/>
    <w:rsid w:val="00134199"/>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038D"/>
    <w:rsid w:val="00271838"/>
    <w:rsid w:val="00271AE9"/>
    <w:rsid w:val="0027396A"/>
    <w:rsid w:val="0027449E"/>
    <w:rsid w:val="002751C4"/>
    <w:rsid w:val="0027772A"/>
    <w:rsid w:val="002826CD"/>
    <w:rsid w:val="002843DE"/>
    <w:rsid w:val="00285FA7"/>
    <w:rsid w:val="00287615"/>
    <w:rsid w:val="002927B5"/>
    <w:rsid w:val="002A2BF0"/>
    <w:rsid w:val="002A3C82"/>
    <w:rsid w:val="002A703B"/>
    <w:rsid w:val="002B0865"/>
    <w:rsid w:val="002B1056"/>
    <w:rsid w:val="002B11FA"/>
    <w:rsid w:val="002B4298"/>
    <w:rsid w:val="002B6F29"/>
    <w:rsid w:val="002B7FE6"/>
    <w:rsid w:val="002D0CAB"/>
    <w:rsid w:val="002E1D26"/>
    <w:rsid w:val="002E2100"/>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1D1B"/>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1706"/>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3F27"/>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5DBB"/>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11A7"/>
  <w15:docId w15:val="{058DDA20-F56E-431F-B1C0-4F62D400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058951"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doi.org/10.1186/0778-7367-70-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CRAN.R-project.org/package=rjag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18</TotalTime>
  <Pages>34</Pages>
  <Words>15631</Words>
  <Characters>89102</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104524</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 Hinds and Diana Tersteeg</dc:creator>
  <cp:keywords/>
  <cp:lastModifiedBy>Joy, Philip J (DFG)</cp:lastModifiedBy>
  <cp:revision>3</cp:revision>
  <dcterms:created xsi:type="dcterms:W3CDTF">2026-07-16T22:42:00Z</dcterms:created>
  <dcterms:modified xsi:type="dcterms:W3CDTF">2026-07-16T22:53:00Z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