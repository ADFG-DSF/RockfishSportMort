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6FD1" w14:textId="77777777" w:rsidR="00E71FEE" w:rsidRDefault="00000000">
      <w:pPr>
        <w:pStyle w:val="Title"/>
      </w:pPr>
      <w:r>
        <w:t>Rockfish Removals in Alaska Sport Fisheries 1977 - 2024</w:t>
      </w:r>
    </w:p>
    <w:p w14:paraId="465CABB9" w14:textId="77777777" w:rsidR="00E71FEE" w:rsidRDefault="00000000">
      <w:pPr>
        <w:pStyle w:val="Author"/>
      </w:pPr>
      <w:r>
        <w:t>Philip Joy, Clay McKean, Christine Hinds and Diana Tersteeg</w:t>
      </w:r>
    </w:p>
    <w:sdt>
      <w:sdtPr>
        <w:rPr>
          <w:rFonts w:eastAsia="Times New Roman" w:cs="Times New Roman"/>
          <w:color w:val="auto"/>
          <w:sz w:val="24"/>
          <w:szCs w:val="24"/>
        </w:rPr>
        <w:id w:val="1155645438"/>
        <w:docPartObj>
          <w:docPartGallery w:val="Table of Contents"/>
          <w:docPartUnique/>
        </w:docPartObj>
      </w:sdtPr>
      <w:sdtContent>
        <w:p w14:paraId="6C34A95A" w14:textId="77777777" w:rsidR="00E71FEE" w:rsidRDefault="00000000">
          <w:pPr>
            <w:pStyle w:val="TOCHeading"/>
          </w:pPr>
          <w:r>
            <w:t>Table of Contents</w:t>
          </w:r>
        </w:p>
        <w:p w14:paraId="537C6D5B" w14:textId="3361B088" w:rsidR="00FD76A5" w:rsidRDefault="0000000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42785270" w:history="1">
            <w:r w:rsidR="00FD76A5" w:rsidRPr="00C01071">
              <w:rPr>
                <w:rStyle w:val="Hyperlink"/>
                <w:noProof/>
              </w:rPr>
              <w:t>Abstract</w:t>
            </w:r>
            <w:r w:rsidR="00FD76A5">
              <w:rPr>
                <w:noProof/>
                <w:webHidden/>
              </w:rPr>
              <w:tab/>
            </w:r>
            <w:r w:rsidR="00FD76A5">
              <w:rPr>
                <w:noProof/>
                <w:webHidden/>
              </w:rPr>
              <w:fldChar w:fldCharType="begin"/>
            </w:r>
            <w:r w:rsidR="00FD76A5">
              <w:rPr>
                <w:noProof/>
                <w:webHidden/>
              </w:rPr>
              <w:instrText xml:space="preserve"> PAGEREF _Toc242785270 \h </w:instrText>
            </w:r>
            <w:r w:rsidR="00FD76A5">
              <w:rPr>
                <w:noProof/>
                <w:webHidden/>
              </w:rPr>
            </w:r>
            <w:r w:rsidR="00FD76A5">
              <w:rPr>
                <w:noProof/>
                <w:webHidden/>
              </w:rPr>
              <w:fldChar w:fldCharType="separate"/>
            </w:r>
            <w:r w:rsidR="00FD76A5">
              <w:rPr>
                <w:noProof/>
                <w:webHidden/>
              </w:rPr>
              <w:t>2</w:t>
            </w:r>
            <w:r w:rsidR="00FD76A5">
              <w:rPr>
                <w:noProof/>
                <w:webHidden/>
              </w:rPr>
              <w:fldChar w:fldCharType="end"/>
            </w:r>
          </w:hyperlink>
        </w:p>
        <w:p w14:paraId="677C0F60" w14:textId="2CC45398" w:rsidR="00FD76A5" w:rsidRDefault="00FD76A5">
          <w:pPr>
            <w:pStyle w:val="TOC1"/>
            <w:rPr>
              <w:rFonts w:asciiTheme="minorHAnsi" w:eastAsiaTheme="minorEastAsia" w:hAnsiTheme="minorHAnsi" w:cstheme="minorBidi"/>
              <w:caps w:val="0"/>
              <w:noProof/>
              <w:kern w:val="2"/>
              <w:sz w:val="24"/>
              <w:szCs w:val="24"/>
              <w14:ligatures w14:val="standardContextual"/>
            </w:rPr>
          </w:pPr>
          <w:hyperlink w:anchor="_Toc242785271" w:history="1">
            <w:r w:rsidRPr="00C01071">
              <w:rPr>
                <w:rStyle w:val="Hyperlink"/>
                <w:noProof/>
              </w:rPr>
              <w:t>Introduction</w:t>
            </w:r>
            <w:r>
              <w:rPr>
                <w:noProof/>
                <w:webHidden/>
              </w:rPr>
              <w:tab/>
            </w:r>
            <w:r>
              <w:rPr>
                <w:noProof/>
                <w:webHidden/>
              </w:rPr>
              <w:fldChar w:fldCharType="begin"/>
            </w:r>
            <w:r>
              <w:rPr>
                <w:noProof/>
                <w:webHidden/>
              </w:rPr>
              <w:instrText xml:space="preserve"> PAGEREF _Toc242785271 \h </w:instrText>
            </w:r>
            <w:r>
              <w:rPr>
                <w:noProof/>
                <w:webHidden/>
              </w:rPr>
            </w:r>
            <w:r>
              <w:rPr>
                <w:noProof/>
                <w:webHidden/>
              </w:rPr>
              <w:fldChar w:fldCharType="separate"/>
            </w:r>
            <w:r>
              <w:rPr>
                <w:noProof/>
                <w:webHidden/>
              </w:rPr>
              <w:t>2</w:t>
            </w:r>
            <w:r>
              <w:rPr>
                <w:noProof/>
                <w:webHidden/>
              </w:rPr>
              <w:fldChar w:fldCharType="end"/>
            </w:r>
          </w:hyperlink>
        </w:p>
        <w:p w14:paraId="1D66D57B" w14:textId="41CC21BB" w:rsidR="00FD76A5" w:rsidRDefault="00FD76A5">
          <w:pPr>
            <w:pStyle w:val="TOC1"/>
            <w:rPr>
              <w:rFonts w:asciiTheme="minorHAnsi" w:eastAsiaTheme="minorEastAsia" w:hAnsiTheme="minorHAnsi" w:cstheme="minorBidi"/>
              <w:caps w:val="0"/>
              <w:noProof/>
              <w:kern w:val="2"/>
              <w:sz w:val="24"/>
              <w:szCs w:val="24"/>
              <w14:ligatures w14:val="standardContextual"/>
            </w:rPr>
          </w:pPr>
          <w:hyperlink w:anchor="_Toc242785272" w:history="1">
            <w:r w:rsidRPr="00C01071">
              <w:rPr>
                <w:rStyle w:val="Hyperlink"/>
                <w:noProof/>
              </w:rPr>
              <w:t>Objective</w:t>
            </w:r>
            <w:r>
              <w:rPr>
                <w:noProof/>
                <w:webHidden/>
              </w:rPr>
              <w:tab/>
            </w:r>
            <w:r>
              <w:rPr>
                <w:noProof/>
                <w:webHidden/>
              </w:rPr>
              <w:fldChar w:fldCharType="begin"/>
            </w:r>
            <w:r>
              <w:rPr>
                <w:noProof/>
                <w:webHidden/>
              </w:rPr>
              <w:instrText xml:space="preserve"> PAGEREF _Toc242785272 \h </w:instrText>
            </w:r>
            <w:r>
              <w:rPr>
                <w:noProof/>
                <w:webHidden/>
              </w:rPr>
            </w:r>
            <w:r>
              <w:rPr>
                <w:noProof/>
                <w:webHidden/>
              </w:rPr>
              <w:fldChar w:fldCharType="separate"/>
            </w:r>
            <w:r>
              <w:rPr>
                <w:noProof/>
                <w:webHidden/>
              </w:rPr>
              <w:t>4</w:t>
            </w:r>
            <w:r>
              <w:rPr>
                <w:noProof/>
                <w:webHidden/>
              </w:rPr>
              <w:fldChar w:fldCharType="end"/>
            </w:r>
          </w:hyperlink>
        </w:p>
        <w:p w14:paraId="0D188FFA" w14:textId="0522933B" w:rsidR="00FD76A5" w:rsidRDefault="00FD76A5">
          <w:pPr>
            <w:pStyle w:val="TOC1"/>
            <w:rPr>
              <w:rFonts w:asciiTheme="minorHAnsi" w:eastAsiaTheme="minorEastAsia" w:hAnsiTheme="minorHAnsi" w:cstheme="minorBidi"/>
              <w:caps w:val="0"/>
              <w:noProof/>
              <w:kern w:val="2"/>
              <w:sz w:val="24"/>
              <w:szCs w:val="24"/>
              <w14:ligatures w14:val="standardContextual"/>
            </w:rPr>
          </w:pPr>
          <w:hyperlink w:anchor="_Toc242785273" w:history="1">
            <w:r w:rsidRPr="00C01071">
              <w:rPr>
                <w:rStyle w:val="Hyperlink"/>
                <w:noProof/>
              </w:rPr>
              <w:t>Study Area</w:t>
            </w:r>
            <w:r>
              <w:rPr>
                <w:noProof/>
                <w:webHidden/>
              </w:rPr>
              <w:tab/>
            </w:r>
            <w:r>
              <w:rPr>
                <w:noProof/>
                <w:webHidden/>
              </w:rPr>
              <w:fldChar w:fldCharType="begin"/>
            </w:r>
            <w:r>
              <w:rPr>
                <w:noProof/>
                <w:webHidden/>
              </w:rPr>
              <w:instrText xml:space="preserve"> PAGEREF _Toc242785273 \h </w:instrText>
            </w:r>
            <w:r>
              <w:rPr>
                <w:noProof/>
                <w:webHidden/>
              </w:rPr>
            </w:r>
            <w:r>
              <w:rPr>
                <w:noProof/>
                <w:webHidden/>
              </w:rPr>
              <w:fldChar w:fldCharType="separate"/>
            </w:r>
            <w:r>
              <w:rPr>
                <w:noProof/>
                <w:webHidden/>
              </w:rPr>
              <w:t>5</w:t>
            </w:r>
            <w:r>
              <w:rPr>
                <w:noProof/>
                <w:webHidden/>
              </w:rPr>
              <w:fldChar w:fldCharType="end"/>
            </w:r>
          </w:hyperlink>
        </w:p>
        <w:p w14:paraId="02581775" w14:textId="61701AB3" w:rsidR="00FD76A5" w:rsidRDefault="00FD76A5">
          <w:pPr>
            <w:pStyle w:val="TOC1"/>
            <w:rPr>
              <w:rFonts w:asciiTheme="minorHAnsi" w:eastAsiaTheme="minorEastAsia" w:hAnsiTheme="minorHAnsi" w:cstheme="minorBidi"/>
              <w:caps w:val="0"/>
              <w:noProof/>
              <w:kern w:val="2"/>
              <w:sz w:val="24"/>
              <w:szCs w:val="24"/>
              <w14:ligatures w14:val="standardContextual"/>
            </w:rPr>
          </w:pPr>
          <w:hyperlink w:anchor="_Toc242785274" w:history="1">
            <w:r w:rsidRPr="00C01071">
              <w:rPr>
                <w:rStyle w:val="Hyperlink"/>
                <w:noProof/>
              </w:rPr>
              <w:t>Methods</w:t>
            </w:r>
            <w:r>
              <w:rPr>
                <w:noProof/>
                <w:webHidden/>
              </w:rPr>
              <w:tab/>
            </w:r>
            <w:r>
              <w:rPr>
                <w:noProof/>
                <w:webHidden/>
              </w:rPr>
              <w:fldChar w:fldCharType="begin"/>
            </w:r>
            <w:r>
              <w:rPr>
                <w:noProof/>
                <w:webHidden/>
              </w:rPr>
              <w:instrText xml:space="preserve"> PAGEREF _Toc242785274 \h </w:instrText>
            </w:r>
            <w:r>
              <w:rPr>
                <w:noProof/>
                <w:webHidden/>
              </w:rPr>
            </w:r>
            <w:r>
              <w:rPr>
                <w:noProof/>
                <w:webHidden/>
              </w:rPr>
              <w:fldChar w:fldCharType="separate"/>
            </w:r>
            <w:r>
              <w:rPr>
                <w:noProof/>
                <w:webHidden/>
              </w:rPr>
              <w:t>5</w:t>
            </w:r>
            <w:r>
              <w:rPr>
                <w:noProof/>
                <w:webHidden/>
              </w:rPr>
              <w:fldChar w:fldCharType="end"/>
            </w:r>
          </w:hyperlink>
        </w:p>
        <w:p w14:paraId="0888885F" w14:textId="0B386411"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75" w:history="1">
            <w:r w:rsidRPr="00C01071">
              <w:rPr>
                <w:rStyle w:val="Hyperlink"/>
                <w:noProof/>
              </w:rPr>
              <w:t>Data</w:t>
            </w:r>
            <w:r>
              <w:rPr>
                <w:noProof/>
                <w:webHidden/>
              </w:rPr>
              <w:tab/>
            </w:r>
            <w:r>
              <w:rPr>
                <w:noProof/>
                <w:webHidden/>
              </w:rPr>
              <w:fldChar w:fldCharType="begin"/>
            </w:r>
            <w:r>
              <w:rPr>
                <w:noProof/>
                <w:webHidden/>
              </w:rPr>
              <w:instrText xml:space="preserve"> PAGEREF _Toc242785275 \h </w:instrText>
            </w:r>
            <w:r>
              <w:rPr>
                <w:noProof/>
                <w:webHidden/>
              </w:rPr>
            </w:r>
            <w:r>
              <w:rPr>
                <w:noProof/>
                <w:webHidden/>
              </w:rPr>
              <w:fldChar w:fldCharType="separate"/>
            </w:r>
            <w:r>
              <w:rPr>
                <w:noProof/>
                <w:webHidden/>
              </w:rPr>
              <w:t>5</w:t>
            </w:r>
            <w:r>
              <w:rPr>
                <w:noProof/>
                <w:webHidden/>
              </w:rPr>
              <w:fldChar w:fldCharType="end"/>
            </w:r>
          </w:hyperlink>
        </w:p>
        <w:p w14:paraId="78E46613" w14:textId="41A28E24"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76" w:history="1">
            <w:r w:rsidRPr="00C01071">
              <w:rPr>
                <w:rStyle w:val="Hyperlink"/>
                <w:noProof/>
              </w:rPr>
              <w:t>Process equations</w:t>
            </w:r>
            <w:r>
              <w:rPr>
                <w:noProof/>
                <w:webHidden/>
              </w:rPr>
              <w:tab/>
            </w:r>
            <w:r>
              <w:rPr>
                <w:noProof/>
                <w:webHidden/>
              </w:rPr>
              <w:fldChar w:fldCharType="begin"/>
            </w:r>
            <w:r>
              <w:rPr>
                <w:noProof/>
                <w:webHidden/>
              </w:rPr>
              <w:instrText xml:space="preserve"> PAGEREF _Toc242785276 \h </w:instrText>
            </w:r>
            <w:r>
              <w:rPr>
                <w:noProof/>
                <w:webHidden/>
              </w:rPr>
            </w:r>
            <w:r>
              <w:rPr>
                <w:noProof/>
                <w:webHidden/>
              </w:rPr>
              <w:fldChar w:fldCharType="separate"/>
            </w:r>
            <w:r>
              <w:rPr>
                <w:noProof/>
                <w:webHidden/>
              </w:rPr>
              <w:t>8</w:t>
            </w:r>
            <w:r>
              <w:rPr>
                <w:noProof/>
                <w:webHidden/>
              </w:rPr>
              <w:fldChar w:fldCharType="end"/>
            </w:r>
          </w:hyperlink>
        </w:p>
        <w:p w14:paraId="6D2CD543" w14:textId="21C440D5"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77" w:history="1">
            <w:r w:rsidRPr="00C01071">
              <w:rPr>
                <w:rStyle w:val="Hyperlink"/>
                <w:noProof/>
              </w:rPr>
              <w:t>Observation equations</w:t>
            </w:r>
            <w:r>
              <w:rPr>
                <w:noProof/>
                <w:webHidden/>
              </w:rPr>
              <w:tab/>
            </w:r>
            <w:r>
              <w:rPr>
                <w:noProof/>
                <w:webHidden/>
              </w:rPr>
              <w:fldChar w:fldCharType="begin"/>
            </w:r>
            <w:r>
              <w:rPr>
                <w:noProof/>
                <w:webHidden/>
              </w:rPr>
              <w:instrText xml:space="preserve"> PAGEREF _Toc242785277 \h </w:instrText>
            </w:r>
            <w:r>
              <w:rPr>
                <w:noProof/>
                <w:webHidden/>
              </w:rPr>
            </w:r>
            <w:r>
              <w:rPr>
                <w:noProof/>
                <w:webHidden/>
              </w:rPr>
              <w:fldChar w:fldCharType="separate"/>
            </w:r>
            <w:r>
              <w:rPr>
                <w:noProof/>
                <w:webHidden/>
              </w:rPr>
              <w:t>17</w:t>
            </w:r>
            <w:r>
              <w:rPr>
                <w:noProof/>
                <w:webHidden/>
              </w:rPr>
              <w:fldChar w:fldCharType="end"/>
            </w:r>
          </w:hyperlink>
        </w:p>
        <w:p w14:paraId="6BFE4B52" w14:textId="429D0D2B"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78" w:history="1">
            <w:r w:rsidRPr="00C01071">
              <w:rPr>
                <w:rStyle w:val="Hyperlink"/>
                <w:noProof/>
              </w:rPr>
              <w:t>Model platform and diagnostics</w:t>
            </w:r>
            <w:r>
              <w:rPr>
                <w:noProof/>
                <w:webHidden/>
              </w:rPr>
              <w:tab/>
            </w:r>
            <w:r>
              <w:rPr>
                <w:noProof/>
                <w:webHidden/>
              </w:rPr>
              <w:fldChar w:fldCharType="begin"/>
            </w:r>
            <w:r>
              <w:rPr>
                <w:noProof/>
                <w:webHidden/>
              </w:rPr>
              <w:instrText xml:space="preserve"> PAGEREF _Toc242785278 \h </w:instrText>
            </w:r>
            <w:r>
              <w:rPr>
                <w:noProof/>
                <w:webHidden/>
              </w:rPr>
            </w:r>
            <w:r>
              <w:rPr>
                <w:noProof/>
                <w:webHidden/>
              </w:rPr>
              <w:fldChar w:fldCharType="separate"/>
            </w:r>
            <w:r>
              <w:rPr>
                <w:noProof/>
                <w:webHidden/>
              </w:rPr>
              <w:t>21</w:t>
            </w:r>
            <w:r>
              <w:rPr>
                <w:noProof/>
                <w:webHidden/>
              </w:rPr>
              <w:fldChar w:fldCharType="end"/>
            </w:r>
          </w:hyperlink>
        </w:p>
        <w:p w14:paraId="159C7CDB" w14:textId="3F50B558" w:rsidR="00FD76A5" w:rsidRDefault="00FD76A5">
          <w:pPr>
            <w:pStyle w:val="TOC1"/>
            <w:rPr>
              <w:rFonts w:asciiTheme="minorHAnsi" w:eastAsiaTheme="minorEastAsia" w:hAnsiTheme="minorHAnsi" w:cstheme="minorBidi"/>
              <w:caps w:val="0"/>
              <w:noProof/>
              <w:kern w:val="2"/>
              <w:sz w:val="24"/>
              <w:szCs w:val="24"/>
              <w14:ligatures w14:val="standardContextual"/>
            </w:rPr>
          </w:pPr>
          <w:hyperlink w:anchor="_Toc242785279" w:history="1">
            <w:r w:rsidRPr="00C01071">
              <w:rPr>
                <w:rStyle w:val="Hyperlink"/>
                <w:noProof/>
              </w:rPr>
              <w:t>Results</w:t>
            </w:r>
            <w:r>
              <w:rPr>
                <w:noProof/>
                <w:webHidden/>
              </w:rPr>
              <w:tab/>
            </w:r>
            <w:r>
              <w:rPr>
                <w:noProof/>
                <w:webHidden/>
              </w:rPr>
              <w:fldChar w:fldCharType="begin"/>
            </w:r>
            <w:r>
              <w:rPr>
                <w:noProof/>
                <w:webHidden/>
              </w:rPr>
              <w:instrText xml:space="preserve"> PAGEREF _Toc242785279 \h </w:instrText>
            </w:r>
            <w:r>
              <w:rPr>
                <w:noProof/>
                <w:webHidden/>
              </w:rPr>
            </w:r>
            <w:r>
              <w:rPr>
                <w:noProof/>
                <w:webHidden/>
              </w:rPr>
              <w:fldChar w:fldCharType="separate"/>
            </w:r>
            <w:r>
              <w:rPr>
                <w:noProof/>
                <w:webHidden/>
              </w:rPr>
              <w:t>21</w:t>
            </w:r>
            <w:r>
              <w:rPr>
                <w:noProof/>
                <w:webHidden/>
              </w:rPr>
              <w:fldChar w:fldCharType="end"/>
            </w:r>
          </w:hyperlink>
        </w:p>
        <w:p w14:paraId="2F6E9EF9" w14:textId="251C19B9"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80" w:history="1">
            <w:r w:rsidRPr="00C01071">
              <w:rPr>
                <w:rStyle w:val="Hyperlink"/>
                <w:noProof/>
              </w:rPr>
              <w:t>Residual Patterns</w:t>
            </w:r>
            <w:r>
              <w:rPr>
                <w:noProof/>
                <w:webHidden/>
              </w:rPr>
              <w:tab/>
            </w:r>
            <w:r>
              <w:rPr>
                <w:noProof/>
                <w:webHidden/>
              </w:rPr>
              <w:fldChar w:fldCharType="begin"/>
            </w:r>
            <w:r>
              <w:rPr>
                <w:noProof/>
                <w:webHidden/>
              </w:rPr>
              <w:instrText xml:space="preserve"> PAGEREF _Toc242785280 \h </w:instrText>
            </w:r>
            <w:r>
              <w:rPr>
                <w:noProof/>
                <w:webHidden/>
              </w:rPr>
            </w:r>
            <w:r>
              <w:rPr>
                <w:noProof/>
                <w:webHidden/>
              </w:rPr>
              <w:fldChar w:fldCharType="separate"/>
            </w:r>
            <w:r>
              <w:rPr>
                <w:noProof/>
                <w:webHidden/>
              </w:rPr>
              <w:t>22</w:t>
            </w:r>
            <w:r>
              <w:rPr>
                <w:noProof/>
                <w:webHidden/>
              </w:rPr>
              <w:fldChar w:fldCharType="end"/>
            </w:r>
          </w:hyperlink>
        </w:p>
        <w:p w14:paraId="41D57FE3" w14:textId="02F55625"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81" w:history="1">
            <w:r w:rsidRPr="00C01071">
              <w:rPr>
                <w:rStyle w:val="Hyperlink"/>
                <w:noProof/>
              </w:rPr>
              <w:t>Bias Estimation</w:t>
            </w:r>
            <w:r>
              <w:rPr>
                <w:noProof/>
                <w:webHidden/>
              </w:rPr>
              <w:tab/>
            </w:r>
            <w:r>
              <w:rPr>
                <w:noProof/>
                <w:webHidden/>
              </w:rPr>
              <w:fldChar w:fldCharType="begin"/>
            </w:r>
            <w:r>
              <w:rPr>
                <w:noProof/>
                <w:webHidden/>
              </w:rPr>
              <w:instrText xml:space="preserve"> PAGEREF _Toc242785281 \h </w:instrText>
            </w:r>
            <w:r>
              <w:rPr>
                <w:noProof/>
                <w:webHidden/>
              </w:rPr>
            </w:r>
            <w:r>
              <w:rPr>
                <w:noProof/>
                <w:webHidden/>
              </w:rPr>
              <w:fldChar w:fldCharType="separate"/>
            </w:r>
            <w:r>
              <w:rPr>
                <w:noProof/>
                <w:webHidden/>
              </w:rPr>
              <w:t>23</w:t>
            </w:r>
            <w:r>
              <w:rPr>
                <w:noProof/>
                <w:webHidden/>
              </w:rPr>
              <w:fldChar w:fldCharType="end"/>
            </w:r>
          </w:hyperlink>
        </w:p>
        <w:p w14:paraId="3698019B" w14:textId="42D85868"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82" w:history="1">
            <w:r w:rsidRPr="00C01071">
              <w:rPr>
                <w:rStyle w:val="Hyperlink"/>
                <w:noProof/>
              </w:rPr>
              <w:t>Proportion Harvested</w:t>
            </w:r>
            <w:r>
              <w:rPr>
                <w:noProof/>
                <w:webHidden/>
              </w:rPr>
              <w:tab/>
            </w:r>
            <w:r>
              <w:rPr>
                <w:noProof/>
                <w:webHidden/>
              </w:rPr>
              <w:fldChar w:fldCharType="begin"/>
            </w:r>
            <w:r>
              <w:rPr>
                <w:noProof/>
                <w:webHidden/>
              </w:rPr>
              <w:instrText xml:space="preserve"> PAGEREF _Toc242785282 \h </w:instrText>
            </w:r>
            <w:r>
              <w:rPr>
                <w:noProof/>
                <w:webHidden/>
              </w:rPr>
            </w:r>
            <w:r>
              <w:rPr>
                <w:noProof/>
                <w:webHidden/>
              </w:rPr>
              <w:fldChar w:fldCharType="separate"/>
            </w:r>
            <w:r>
              <w:rPr>
                <w:noProof/>
                <w:webHidden/>
              </w:rPr>
              <w:t>23</w:t>
            </w:r>
            <w:r>
              <w:rPr>
                <w:noProof/>
                <w:webHidden/>
              </w:rPr>
              <w:fldChar w:fldCharType="end"/>
            </w:r>
          </w:hyperlink>
        </w:p>
        <w:p w14:paraId="00825E7F" w14:textId="0BF89738"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83" w:history="1">
            <w:r w:rsidRPr="00C01071">
              <w:rPr>
                <w:rStyle w:val="Hyperlink"/>
                <w:noProof/>
              </w:rPr>
              <w:t>Species Composition</w:t>
            </w:r>
            <w:r>
              <w:rPr>
                <w:noProof/>
                <w:webHidden/>
              </w:rPr>
              <w:tab/>
            </w:r>
            <w:r>
              <w:rPr>
                <w:noProof/>
                <w:webHidden/>
              </w:rPr>
              <w:fldChar w:fldCharType="begin"/>
            </w:r>
            <w:r>
              <w:rPr>
                <w:noProof/>
                <w:webHidden/>
              </w:rPr>
              <w:instrText xml:space="preserve"> PAGEREF _Toc242785283 \h </w:instrText>
            </w:r>
            <w:r>
              <w:rPr>
                <w:noProof/>
                <w:webHidden/>
              </w:rPr>
            </w:r>
            <w:r>
              <w:rPr>
                <w:noProof/>
                <w:webHidden/>
              </w:rPr>
              <w:fldChar w:fldCharType="separate"/>
            </w:r>
            <w:r>
              <w:rPr>
                <w:noProof/>
                <w:webHidden/>
              </w:rPr>
              <w:t>24</w:t>
            </w:r>
            <w:r>
              <w:rPr>
                <w:noProof/>
                <w:webHidden/>
              </w:rPr>
              <w:fldChar w:fldCharType="end"/>
            </w:r>
          </w:hyperlink>
        </w:p>
        <w:p w14:paraId="246FD0AE" w14:textId="2A259CC0"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84" w:history="1">
            <w:r w:rsidRPr="00C01071">
              <w:rPr>
                <w:rStyle w:val="Hyperlink"/>
                <w:noProof/>
              </w:rPr>
              <w:t>Proportion Guided</w:t>
            </w:r>
            <w:r>
              <w:rPr>
                <w:noProof/>
                <w:webHidden/>
              </w:rPr>
              <w:tab/>
            </w:r>
            <w:r>
              <w:rPr>
                <w:noProof/>
                <w:webHidden/>
              </w:rPr>
              <w:fldChar w:fldCharType="begin"/>
            </w:r>
            <w:r>
              <w:rPr>
                <w:noProof/>
                <w:webHidden/>
              </w:rPr>
              <w:instrText xml:space="preserve"> PAGEREF _Toc242785284 \h </w:instrText>
            </w:r>
            <w:r>
              <w:rPr>
                <w:noProof/>
                <w:webHidden/>
              </w:rPr>
            </w:r>
            <w:r>
              <w:rPr>
                <w:noProof/>
                <w:webHidden/>
              </w:rPr>
              <w:fldChar w:fldCharType="separate"/>
            </w:r>
            <w:r>
              <w:rPr>
                <w:noProof/>
                <w:webHidden/>
              </w:rPr>
              <w:t>25</w:t>
            </w:r>
            <w:r>
              <w:rPr>
                <w:noProof/>
                <w:webHidden/>
              </w:rPr>
              <w:fldChar w:fldCharType="end"/>
            </w:r>
          </w:hyperlink>
        </w:p>
        <w:p w14:paraId="70A572EF" w14:textId="61798C1C"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85" w:history="1">
            <w:r w:rsidRPr="00C01071">
              <w:rPr>
                <w:rStyle w:val="Hyperlink"/>
                <w:noProof/>
              </w:rPr>
              <w:t>Weight</w:t>
            </w:r>
            <w:r>
              <w:rPr>
                <w:noProof/>
                <w:webHidden/>
              </w:rPr>
              <w:tab/>
            </w:r>
            <w:r>
              <w:rPr>
                <w:noProof/>
                <w:webHidden/>
              </w:rPr>
              <w:fldChar w:fldCharType="begin"/>
            </w:r>
            <w:r>
              <w:rPr>
                <w:noProof/>
                <w:webHidden/>
              </w:rPr>
              <w:instrText xml:space="preserve"> PAGEREF _Toc242785285 \h </w:instrText>
            </w:r>
            <w:r>
              <w:rPr>
                <w:noProof/>
                <w:webHidden/>
              </w:rPr>
            </w:r>
            <w:r>
              <w:rPr>
                <w:noProof/>
                <w:webHidden/>
              </w:rPr>
              <w:fldChar w:fldCharType="separate"/>
            </w:r>
            <w:r>
              <w:rPr>
                <w:noProof/>
                <w:webHidden/>
              </w:rPr>
              <w:t>25</w:t>
            </w:r>
            <w:r>
              <w:rPr>
                <w:noProof/>
                <w:webHidden/>
              </w:rPr>
              <w:fldChar w:fldCharType="end"/>
            </w:r>
          </w:hyperlink>
        </w:p>
        <w:p w14:paraId="16372A5C" w14:textId="3491A191"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86" w:history="1">
            <w:r w:rsidRPr="00C01071">
              <w:rPr>
                <w:rStyle w:val="Hyperlink"/>
                <w:noProof/>
              </w:rPr>
              <w:t>Harvest, Release and Total Removal Estimates</w:t>
            </w:r>
            <w:r>
              <w:rPr>
                <w:noProof/>
                <w:webHidden/>
              </w:rPr>
              <w:tab/>
            </w:r>
            <w:r>
              <w:rPr>
                <w:noProof/>
                <w:webHidden/>
              </w:rPr>
              <w:fldChar w:fldCharType="begin"/>
            </w:r>
            <w:r>
              <w:rPr>
                <w:noProof/>
                <w:webHidden/>
              </w:rPr>
              <w:instrText xml:space="preserve"> PAGEREF _Toc242785286 \h </w:instrText>
            </w:r>
            <w:r>
              <w:rPr>
                <w:noProof/>
                <w:webHidden/>
              </w:rPr>
            </w:r>
            <w:r>
              <w:rPr>
                <w:noProof/>
                <w:webHidden/>
              </w:rPr>
              <w:fldChar w:fldCharType="separate"/>
            </w:r>
            <w:r>
              <w:rPr>
                <w:noProof/>
                <w:webHidden/>
              </w:rPr>
              <w:t>26</w:t>
            </w:r>
            <w:r>
              <w:rPr>
                <w:noProof/>
                <w:webHidden/>
              </w:rPr>
              <w:fldChar w:fldCharType="end"/>
            </w:r>
          </w:hyperlink>
        </w:p>
        <w:p w14:paraId="5D60BA1A" w14:textId="027DBF63" w:rsidR="00FD76A5" w:rsidRDefault="00FD76A5">
          <w:pPr>
            <w:pStyle w:val="TOC1"/>
            <w:rPr>
              <w:rFonts w:asciiTheme="minorHAnsi" w:eastAsiaTheme="minorEastAsia" w:hAnsiTheme="minorHAnsi" w:cstheme="minorBidi"/>
              <w:caps w:val="0"/>
              <w:noProof/>
              <w:kern w:val="2"/>
              <w:sz w:val="24"/>
              <w:szCs w:val="24"/>
              <w14:ligatures w14:val="standardContextual"/>
            </w:rPr>
          </w:pPr>
          <w:hyperlink w:anchor="_Toc242785287" w:history="1">
            <w:r w:rsidRPr="00C01071">
              <w:rPr>
                <w:rStyle w:val="Hyperlink"/>
                <w:noProof/>
              </w:rPr>
              <w:t>Discussion</w:t>
            </w:r>
            <w:r>
              <w:rPr>
                <w:noProof/>
                <w:webHidden/>
              </w:rPr>
              <w:tab/>
            </w:r>
            <w:r>
              <w:rPr>
                <w:noProof/>
                <w:webHidden/>
              </w:rPr>
              <w:fldChar w:fldCharType="begin"/>
            </w:r>
            <w:r>
              <w:rPr>
                <w:noProof/>
                <w:webHidden/>
              </w:rPr>
              <w:instrText xml:space="preserve"> PAGEREF _Toc242785287 \h </w:instrText>
            </w:r>
            <w:r>
              <w:rPr>
                <w:noProof/>
                <w:webHidden/>
              </w:rPr>
            </w:r>
            <w:r>
              <w:rPr>
                <w:noProof/>
                <w:webHidden/>
              </w:rPr>
              <w:fldChar w:fldCharType="separate"/>
            </w:r>
            <w:r>
              <w:rPr>
                <w:noProof/>
                <w:webHidden/>
              </w:rPr>
              <w:t>28</w:t>
            </w:r>
            <w:r>
              <w:rPr>
                <w:noProof/>
                <w:webHidden/>
              </w:rPr>
              <w:fldChar w:fldCharType="end"/>
            </w:r>
          </w:hyperlink>
        </w:p>
        <w:p w14:paraId="62D05780" w14:textId="560A3E89" w:rsidR="00FD76A5" w:rsidRDefault="00FD76A5">
          <w:pPr>
            <w:pStyle w:val="TOC2"/>
            <w:rPr>
              <w:rFonts w:asciiTheme="minorHAnsi" w:eastAsiaTheme="minorEastAsia" w:hAnsiTheme="minorHAnsi" w:cstheme="minorBidi"/>
              <w:noProof/>
              <w:kern w:val="2"/>
              <w:sz w:val="24"/>
              <w:szCs w:val="24"/>
              <w14:ligatures w14:val="standardContextual"/>
            </w:rPr>
          </w:pPr>
          <w:hyperlink w:anchor="_Toc242785288" w:history="1">
            <w:r w:rsidRPr="00C01071">
              <w:rPr>
                <w:rStyle w:val="Hyperlink"/>
                <w:noProof/>
              </w:rPr>
              <w:t>Conclusions and Recommendations</w:t>
            </w:r>
            <w:r>
              <w:rPr>
                <w:noProof/>
                <w:webHidden/>
              </w:rPr>
              <w:tab/>
            </w:r>
            <w:r>
              <w:rPr>
                <w:noProof/>
                <w:webHidden/>
              </w:rPr>
              <w:fldChar w:fldCharType="begin"/>
            </w:r>
            <w:r>
              <w:rPr>
                <w:noProof/>
                <w:webHidden/>
              </w:rPr>
              <w:instrText xml:space="preserve"> PAGEREF _Toc242785288 \h </w:instrText>
            </w:r>
            <w:r>
              <w:rPr>
                <w:noProof/>
                <w:webHidden/>
              </w:rPr>
            </w:r>
            <w:r>
              <w:rPr>
                <w:noProof/>
                <w:webHidden/>
              </w:rPr>
              <w:fldChar w:fldCharType="separate"/>
            </w:r>
            <w:r>
              <w:rPr>
                <w:noProof/>
                <w:webHidden/>
              </w:rPr>
              <w:t>31</w:t>
            </w:r>
            <w:r>
              <w:rPr>
                <w:noProof/>
                <w:webHidden/>
              </w:rPr>
              <w:fldChar w:fldCharType="end"/>
            </w:r>
          </w:hyperlink>
        </w:p>
        <w:p w14:paraId="6DB9C474" w14:textId="4B023744" w:rsidR="00FD76A5" w:rsidRDefault="00FD76A5">
          <w:pPr>
            <w:pStyle w:val="TOC1"/>
            <w:rPr>
              <w:rFonts w:asciiTheme="minorHAnsi" w:eastAsiaTheme="minorEastAsia" w:hAnsiTheme="minorHAnsi" w:cstheme="minorBidi"/>
              <w:caps w:val="0"/>
              <w:noProof/>
              <w:kern w:val="2"/>
              <w:sz w:val="24"/>
              <w:szCs w:val="24"/>
              <w14:ligatures w14:val="standardContextual"/>
            </w:rPr>
          </w:pPr>
          <w:hyperlink w:anchor="_Toc242785289" w:history="1">
            <w:r w:rsidRPr="00C01071">
              <w:rPr>
                <w:rStyle w:val="Hyperlink"/>
                <w:noProof/>
              </w:rPr>
              <w:t>Acknowledgments</w:t>
            </w:r>
            <w:r>
              <w:rPr>
                <w:noProof/>
                <w:webHidden/>
              </w:rPr>
              <w:tab/>
            </w:r>
            <w:r>
              <w:rPr>
                <w:noProof/>
                <w:webHidden/>
              </w:rPr>
              <w:fldChar w:fldCharType="begin"/>
            </w:r>
            <w:r>
              <w:rPr>
                <w:noProof/>
                <w:webHidden/>
              </w:rPr>
              <w:instrText xml:space="preserve"> PAGEREF _Toc242785289 \h </w:instrText>
            </w:r>
            <w:r>
              <w:rPr>
                <w:noProof/>
                <w:webHidden/>
              </w:rPr>
            </w:r>
            <w:r>
              <w:rPr>
                <w:noProof/>
                <w:webHidden/>
              </w:rPr>
              <w:fldChar w:fldCharType="separate"/>
            </w:r>
            <w:r>
              <w:rPr>
                <w:noProof/>
                <w:webHidden/>
              </w:rPr>
              <w:t>31</w:t>
            </w:r>
            <w:r>
              <w:rPr>
                <w:noProof/>
                <w:webHidden/>
              </w:rPr>
              <w:fldChar w:fldCharType="end"/>
            </w:r>
          </w:hyperlink>
        </w:p>
        <w:p w14:paraId="0AB2991E" w14:textId="6DFB5B2D" w:rsidR="00FD76A5" w:rsidRDefault="00FD76A5">
          <w:pPr>
            <w:pStyle w:val="TOC1"/>
            <w:rPr>
              <w:rFonts w:asciiTheme="minorHAnsi" w:eastAsiaTheme="minorEastAsia" w:hAnsiTheme="minorHAnsi" w:cstheme="minorBidi"/>
              <w:caps w:val="0"/>
              <w:noProof/>
              <w:kern w:val="2"/>
              <w:sz w:val="24"/>
              <w:szCs w:val="24"/>
              <w14:ligatures w14:val="standardContextual"/>
            </w:rPr>
          </w:pPr>
          <w:hyperlink w:anchor="_Toc242785290" w:history="1">
            <w:r w:rsidRPr="00C01071">
              <w:rPr>
                <w:rStyle w:val="Hyperlink"/>
                <w:noProof/>
              </w:rPr>
              <w:t>Literature Cited</w:t>
            </w:r>
            <w:r>
              <w:rPr>
                <w:noProof/>
                <w:webHidden/>
              </w:rPr>
              <w:tab/>
            </w:r>
            <w:r>
              <w:rPr>
                <w:noProof/>
                <w:webHidden/>
              </w:rPr>
              <w:fldChar w:fldCharType="begin"/>
            </w:r>
            <w:r>
              <w:rPr>
                <w:noProof/>
                <w:webHidden/>
              </w:rPr>
              <w:instrText xml:space="preserve"> PAGEREF _Toc242785290 \h </w:instrText>
            </w:r>
            <w:r>
              <w:rPr>
                <w:noProof/>
                <w:webHidden/>
              </w:rPr>
            </w:r>
            <w:r>
              <w:rPr>
                <w:noProof/>
                <w:webHidden/>
              </w:rPr>
              <w:fldChar w:fldCharType="separate"/>
            </w:r>
            <w:r>
              <w:rPr>
                <w:noProof/>
                <w:webHidden/>
              </w:rPr>
              <w:t>32</w:t>
            </w:r>
            <w:r>
              <w:rPr>
                <w:noProof/>
                <w:webHidden/>
              </w:rPr>
              <w:fldChar w:fldCharType="end"/>
            </w:r>
          </w:hyperlink>
        </w:p>
        <w:p w14:paraId="09A24DA1" w14:textId="00A8DADC" w:rsidR="00E71FEE" w:rsidRDefault="00000000">
          <w:r>
            <w:fldChar w:fldCharType="end"/>
          </w:r>
        </w:p>
      </w:sdtContent>
    </w:sdt>
    <w:p w14:paraId="3288DB80" w14:textId="77777777" w:rsidR="00E71FEE" w:rsidRDefault="00000000">
      <w:r>
        <w:br w:type="page"/>
      </w:r>
    </w:p>
    <w:p w14:paraId="47599850" w14:textId="77777777" w:rsidR="00E71FEE" w:rsidRDefault="00000000">
      <w:pPr>
        <w:pStyle w:val="Heading1"/>
      </w:pPr>
      <w:bookmarkStart w:id="0" w:name="abstract"/>
      <w:bookmarkStart w:id="1" w:name="_Toc242785270"/>
      <w:r>
        <w:lastRenderedPageBreak/>
        <w:t>Abstract</w:t>
      </w:r>
      <w:bookmarkEnd w:id="1"/>
    </w:p>
    <w:p w14:paraId="53351498" w14:textId="37058E7F" w:rsidR="00E71FEE" w:rsidRDefault="00000000">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methods and estimates of total sport harvest and releases for black (</w:t>
      </w:r>
      <w:r>
        <w:rPr>
          <w:i/>
          <w:iCs/>
        </w:rPr>
        <w:t>Sebastes melanops</w:t>
      </w:r>
      <w:r>
        <w:t>) and yelloweye rockfishes (</w:t>
      </w:r>
      <w:r>
        <w:rPr>
          <w:i/>
          <w:iCs/>
        </w:rPr>
        <w:t>S. ruberrimus</w:t>
      </w:r>
      <w:r>
        <w:t>) as well as demersal shelf</w:t>
      </w:r>
      <w:ins w:id="2" w:author="Joy, Philip J (DFG)" w:date="2026-10-13T13:56:00Z" w16du:dateUtc="2026-10-13T21:56:00Z">
        <w:r w:rsidR="00D7597E">
          <w:t xml:space="preserve"> (DSR)</w:t>
        </w:r>
      </w:ins>
      <w:r>
        <w:t xml:space="preserve">, slope, and non-black pelagic rockfish complexes in Southeast Alaska,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relationship between sport and commercial fishery management units and provided estimates between 1999 and today. The Bayesian methods used here allow for estimation from 1977 through today, corrects some </w:t>
      </w:r>
      <w:del w:id="3" w:author="Joy, Philip J (DFG)" w:date="2026-10-13T13:58:00Z" w16du:dateUtc="2026-10-13T21:58:00Z">
        <w:r w:rsidDel="00D7597E">
          <w:delText xml:space="preserve">faulty </w:delText>
        </w:r>
      </w:del>
      <w:ins w:id="4" w:author="Joy, Philip J (DFG)" w:date="2026-10-13T13:58:00Z" w16du:dateUtc="2026-10-13T21:58:00Z">
        <w:r w:rsidR="00D7597E">
          <w:t>flawed</w:t>
        </w:r>
        <w:r w:rsidR="00D7597E">
          <w:t xml:space="preserve"> </w:t>
        </w:r>
      </w:ins>
      <w:r>
        <w:t xml:space="preserve">assumptions that were necessary in the original Howard methodology, incorporates portside interview data, and provides a unified, reproducible and hierarchical approach to estimating sport fishing mortalities. Guide logbooks have provided a census of guided sport harvest and releases beginning in 1998 and the Alaska Sport Fishing Survey (referred to as the statewide harvest survey or SWHS) has provided estimates of rockfish harvests since 1977. Port sampling data has provided biological data on length, weight, sex and age compositions of the harvest, estimates of species composition in the harvest,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w:t>
      </w:r>
      <w:del w:id="5" w:author="Joy, Philip J (DFG)" w:date="2026-10-13T13:59:00Z" w16du:dateUtc="2026-10-13T21:59:00Z">
        <w:r w:rsidDel="00D7597E">
          <w:delText xml:space="preserve">more appropriately </w:delText>
        </w:r>
      </w:del>
      <w:r>
        <w:t>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unified approach to quantifying rockfish removals going forward and these methods are recommended for use in stock assessments.</w:t>
      </w:r>
    </w:p>
    <w:p w14:paraId="3663FBC3" w14:textId="77777777" w:rsidR="00E71FEE" w:rsidRDefault="0000000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34BE3AF0" w14:textId="77777777" w:rsidR="00E71FEE" w:rsidRDefault="00000000">
      <w:pPr>
        <w:pStyle w:val="Heading1"/>
      </w:pPr>
      <w:bookmarkStart w:id="6" w:name="introduction"/>
      <w:bookmarkStart w:id="7" w:name="_Toc242785271"/>
      <w:bookmarkEnd w:id="0"/>
      <w:r>
        <w:t>Introduction</w:t>
      </w:r>
      <w:bookmarkEnd w:id="7"/>
    </w:p>
    <w:p w14:paraId="00E7CD87" w14:textId="77777777" w:rsidR="00E71FEE" w:rsidRDefault="0000000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57C45A55" w14:textId="77777777" w:rsidR="00E71FEE" w:rsidRDefault="00000000">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22CA41C1" w14:textId="77777777" w:rsidR="00E71FEE" w:rsidRDefault="0000000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44494402" w14:textId="77777777" w:rsidR="00E71FEE" w:rsidRDefault="00000000">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Port sampling data is used to apportion harvests and releases by species in guided and unguided trips and provide length and weight data in addition to collecting other biological data including sex and age sampling.</w:t>
      </w:r>
    </w:p>
    <w:p w14:paraId="49C2D1B9" w14:textId="77777777" w:rsidR="00E71FEE" w:rsidRDefault="0000000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51F48D9B" w14:textId="74E07522" w:rsidR="00E71FEE" w:rsidRDefault="00000000">
      <w:pPr>
        <w:pStyle w:val="BodyText"/>
      </w:pPr>
      <w:r>
        <w:t xml:space="preserve">Yelloweye and black rockfish removal estimation methods were originally developed by Howard et al. (2020; hereafter referred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estimates. This approach was both novel and critical in providing harvest and release estimates for managers to understand the magnitude of the catch and </w:t>
      </w:r>
      <w:del w:id="8" w:author="Joy, Philip J (DFG)" w:date="2026-10-13T14:02:00Z" w16du:dateUtc="2026-10-13T22:02:00Z">
        <w:r w:rsidDel="00D7597E">
          <w:delText>to allow</w:delText>
        </w:r>
      </w:del>
      <w:ins w:id="9" w:author="Joy, Philip J (DFG)" w:date="2026-10-13T14:02:00Z" w16du:dateUtc="2026-10-13T22:02:00Z">
        <w:r w:rsidR="00D7597E">
          <w:t>provide for</w:t>
        </w:r>
      </w:ins>
      <w:r>
        <w:t xml:space="preserve"> accurate stock assessments.</w:t>
      </w:r>
    </w:p>
    <w:p w14:paraId="2DE966A0" w14:textId="7D00B46B" w:rsidR="00E71FEE" w:rsidRDefault="00000000">
      <w:pPr>
        <w:pStyle w:val="BodyText"/>
      </w:pPr>
      <w:r>
        <w:t xml:space="preserve">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averages or proxy values from neighboring management areas or user groups. Furthermore, while the Howard methods address bias in the SWHS data, it is not implicitly estimated or corrected. In particular, the estimation of unguided harvests and releases relies on an expansion of logbook data </w:t>
      </w:r>
      <w:r>
        <w:lastRenderedPageBreak/>
        <w:t xml:space="preserve">based on the guided:unguided ratio in the SWHS </w:t>
      </w:r>
      <w:del w:id="10" w:author="Joy, Philip J (DFG)" w:date="2026-10-13T14:03:00Z" w16du:dateUtc="2026-10-13T22:03:00Z">
        <w:r w:rsidDel="00D7597E">
          <w:delText xml:space="preserve">data </w:delText>
        </w:r>
      </w:del>
      <w:ins w:id="11" w:author="Joy, Philip J (DFG)" w:date="2026-10-13T14:03:00Z" w16du:dateUtc="2026-10-13T22:03:00Z">
        <w:r w:rsidR="00D7597E">
          <w:t>estimates</w:t>
        </w:r>
        <w:r w:rsidR="00D7597E">
          <w:t xml:space="preserve"> </w:t>
        </w:r>
      </w:ins>
      <w:r>
        <w:t>for all rockfish combined, regardless of species or species complex.</w:t>
      </w:r>
    </w:p>
    <w:p w14:paraId="6E12D081" w14:textId="77777777" w:rsidR="00E71FEE" w:rsidRDefault="00000000">
      <w:pPr>
        <w:pStyle w:val="BodyText"/>
      </w:pPr>
      <w:r>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hierarchical model that more accurately, consistently, and efficiently shares information between areas within regions and over time (Table 1 HOWARD_VS_BAYES).</w:t>
      </w:r>
    </w:p>
    <w:p w14:paraId="62D5D089" w14:textId="0AF7680B" w:rsidR="00E71FEE" w:rsidRDefault="00000000">
      <w:pPr>
        <w:pStyle w:val="BodyText"/>
      </w:pPr>
      <w:r>
        <w:t>To generate estimates prior to 1999 the Bayesian model estimates trends in species proportions and harvest/release probability to project backwards in time</w:t>
      </w:r>
      <w:del w:id="12" w:author="Joy, Philip J (DFG)" w:date="2026-10-13T14:03:00Z" w16du:dateUtc="2026-10-13T22:03:00Z">
        <w:r w:rsidDel="00D7597E">
          <w:delText xml:space="preserve"> while explicitly estimating bias in the SWHS harvest and release data</w:delText>
        </w:r>
      </w:del>
      <w:r>
        <w:t xml:space="preserve">. Furthermore, the model’s hierarchical structure allows information on these trends, as well as overall harvest trends, to be shared among management areas within the three main regions (Southeast, Southcentral and Kodiak) without reliance on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can also be produced </w:t>
      </w:r>
      <w:del w:id="13" w:author="Joy, Philip J (DFG)" w:date="2026-10-13T14:04:00Z" w16du:dateUtc="2026-10-13T22:04:00Z">
        <w:r w:rsidDel="00D7597E">
          <w:delText>in one place</w:delText>
        </w:r>
      </w:del>
      <w:ins w:id="14" w:author="Joy, Philip J (DFG)" w:date="2026-10-13T14:04:00Z" w16du:dateUtc="2026-10-13T22:04:00Z">
        <w:r w:rsidR="00D7597E">
          <w:t>consistently with proper documentation</w:t>
        </w:r>
      </w:ins>
      <w:r>
        <w:t>.</w:t>
      </w:r>
    </w:p>
    <w:p w14:paraId="3FADF25C" w14:textId="77777777" w:rsidR="00E71FEE" w:rsidRDefault="0000000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0F377E0E" w14:textId="77777777" w:rsidR="00E71FEE" w:rsidRDefault="00000000">
      <w:pPr>
        <w:pStyle w:val="Heading1"/>
      </w:pPr>
      <w:bookmarkStart w:id="15" w:name="objective"/>
      <w:bookmarkStart w:id="16" w:name="_Toc242785272"/>
      <w:bookmarkEnd w:id="6"/>
      <w:r>
        <w:t>Objective</w:t>
      </w:r>
      <w:bookmarkEnd w:id="16"/>
    </w:p>
    <w:p w14:paraId="5EEB8F43" w14:textId="2296B7BA" w:rsidR="00E71FEE" w:rsidRDefault="00000000">
      <w:pPr>
        <w:numPr>
          <w:ilvl w:val="0"/>
          <w:numId w:val="28"/>
        </w:numPr>
      </w:pPr>
      <w:r>
        <w:t xml:space="preserve">Estimate annual sport harvests, releases and total removals in biomass of rockfishes in Gulf of Alaska CFMUs from 1977 – </w:t>
      </w:r>
      <w:del w:id="17" w:author="Joy, Philip J (DFG)" w:date="2026-10-13T14:05:00Z" w16du:dateUtc="2026-10-13T22:05:00Z">
        <w:r w:rsidDel="00D7597E">
          <w:delText>2024</w:delText>
        </w:r>
      </w:del>
      <w:ins w:id="18" w:author="Joy, Philip J (DFG)" w:date="2026-10-13T14:05:00Z" w16du:dateUtc="2026-10-13T22:05:00Z">
        <w:r w:rsidR="00D7597E">
          <w:t>202</w:t>
        </w:r>
        <w:r w:rsidR="00D7597E">
          <w:t>5</w:t>
        </w:r>
      </w:ins>
      <w:r>
        <w:t>. Estimates are for the following species / complexes in the following regions:</w:t>
      </w:r>
    </w:p>
    <w:p w14:paraId="0DE3F5AE" w14:textId="77777777" w:rsidR="00E71FEE" w:rsidRDefault="00000000">
      <w:pPr>
        <w:pStyle w:val="Compact"/>
        <w:numPr>
          <w:ilvl w:val="1"/>
          <w:numId w:val="29"/>
        </w:numPr>
      </w:pPr>
      <w:r>
        <w:t>black rockfish (all regions)</w:t>
      </w:r>
    </w:p>
    <w:p w14:paraId="7D54BCBE" w14:textId="77777777" w:rsidR="00E71FEE" w:rsidRDefault="00000000">
      <w:pPr>
        <w:pStyle w:val="Compact"/>
        <w:numPr>
          <w:ilvl w:val="1"/>
          <w:numId w:val="29"/>
        </w:numPr>
      </w:pPr>
      <w:r>
        <w:t>yelloweye rockfish (all regions)</w:t>
      </w:r>
    </w:p>
    <w:p w14:paraId="36D9CF7E" w14:textId="77777777" w:rsidR="00E71FEE" w:rsidRDefault="0000000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5CF9E206" w14:textId="77777777" w:rsidR="00E71FEE" w:rsidRDefault="0000000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7960E46E" w14:textId="77777777" w:rsidR="00E71FEE" w:rsidRDefault="0000000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vermillion </w:t>
      </w:r>
      <w:r>
        <w:rPr>
          <w:i/>
          <w:iCs/>
        </w:rPr>
        <w:t>S. miniatus</w:t>
      </w:r>
      <w:r>
        <w:t xml:space="preserve">, and bocaccio </w:t>
      </w:r>
      <w:r>
        <w:rPr>
          <w:i/>
          <w:iCs/>
        </w:rPr>
        <w:t>S. pauciscpinis</w:t>
      </w:r>
      <w:r>
        <w:t xml:space="preserve"> rockfish); Southeast only.</w:t>
      </w:r>
    </w:p>
    <w:p w14:paraId="15285184" w14:textId="77777777" w:rsidR="00E71FEE" w:rsidRDefault="00000000">
      <w:pPr>
        <w:pStyle w:val="Heading1"/>
      </w:pPr>
      <w:bookmarkStart w:id="19" w:name="study-area"/>
      <w:bookmarkStart w:id="20" w:name="_Toc242785273"/>
      <w:bookmarkEnd w:id="15"/>
      <w:r>
        <w:lastRenderedPageBreak/>
        <w:t>Study Area</w:t>
      </w:r>
      <w:bookmarkEnd w:id="20"/>
    </w:p>
    <w:p w14:paraId="46CBEAAD" w14:textId="77777777" w:rsidR="00E71FEE" w:rsidRDefault="0000000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17F6D1C1" w14:textId="77777777" w:rsidR="00E71FEE" w:rsidRDefault="0000000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2D9A9F5" w14:textId="77777777" w:rsidR="00E71FEE" w:rsidRDefault="00000000">
      <w:pPr>
        <w:pStyle w:val="Heading1"/>
      </w:pPr>
      <w:bookmarkStart w:id="21" w:name="methods"/>
      <w:bookmarkStart w:id="22" w:name="_Toc242785274"/>
      <w:bookmarkEnd w:id="19"/>
      <w:r>
        <w:t>Methods</w:t>
      </w:r>
      <w:bookmarkEnd w:id="22"/>
    </w:p>
    <w:p w14:paraId="235A1BD5" w14:textId="77777777" w:rsidR="00E71FEE" w:rsidRDefault="00000000">
      <w:pPr>
        <w:pStyle w:val="Heading2"/>
      </w:pPr>
      <w:bookmarkStart w:id="23" w:name="data"/>
      <w:bookmarkStart w:id="24" w:name="_Toc242785275"/>
      <w:r>
        <w:t>Data</w:t>
      </w:r>
      <w:bookmarkEnd w:id="24"/>
    </w:p>
    <w:p w14:paraId="52EA8FB9" w14:textId="77777777" w:rsidR="00E71FEE" w:rsidRDefault="00000000">
      <w:pPr>
        <w:pStyle w:val="Heading4"/>
      </w:pPr>
      <w:bookmarkStart w:id="25" w:name="logbook-data"/>
      <w:r>
        <w:t>Logbook Data</w:t>
      </w:r>
    </w:p>
    <w:p w14:paraId="0B9881C7" w14:textId="04AC2B75" w:rsidR="00E71FEE" w:rsidRDefault="00000000">
      <w:pPr>
        <w:pStyle w:val="FirstParagraph"/>
      </w:pPr>
      <w:r>
        <w:t xml:space="preserve">The department’s charter logbook program provides data on guided sport fishing in state waters in a similar manner to how fish tickets are used in commercial fisheries. Sport fishing guides have been required to report their harvest of rockfish since 1998 and releases since 1999 as part of the charter logbook program. Reported harvest and releases </w:t>
      </w:r>
      <w:del w:id="26" w:author="Joy, Philip J (DFG)" w:date="2026-10-13T14:06:00Z" w16du:dateUtc="2026-10-13T22:06:00Z">
        <w:r w:rsidDel="00D7597E">
          <w:delText xml:space="preserve">is </w:delText>
        </w:r>
      </w:del>
      <w:ins w:id="27" w:author="Joy, Philip J (DFG)" w:date="2026-10-13T14:06:00Z" w16du:dateUtc="2026-10-13T22:06:00Z">
        <w:r w:rsidR="00D7597E">
          <w:t>are</w:t>
        </w:r>
        <w:r w:rsidR="00D7597E">
          <w:t xml:space="preserve"> </w:t>
        </w:r>
      </w:ins>
      <w:r>
        <w:t>also available by assemblage (pelagic vs. non-pelagic) for the entirety of the program while harvest and release</w:t>
      </w:r>
      <w:ins w:id="28" w:author="Joy, Philip J (DFG)" w:date="2026-10-13T14:06:00Z" w16du:dateUtc="2026-10-13T22:06:00Z">
        <w:r w:rsidR="00D7597E">
          <w:t>s</w:t>
        </w:r>
      </w:ins>
      <w:r>
        <w:t xml:space="preserve"> of yelloweye and “other” (non-pelagic, non-yelloweye) rockfish </w:t>
      </w:r>
      <w:del w:id="29" w:author="Joy, Philip J (DFG)" w:date="2026-10-13T14:06:00Z" w16du:dateUtc="2026-10-13T22:06:00Z">
        <w:r w:rsidDel="0000387C">
          <w:delText xml:space="preserve">were </w:delText>
        </w:r>
      </w:del>
      <w:ins w:id="30" w:author="Joy, Philip J (DFG)" w:date="2026-10-13T14:06:00Z" w16du:dateUtc="2026-10-13T22:06:00Z">
        <w:r w:rsidR="0000387C">
          <w:t>h</w:t>
        </w:r>
      </w:ins>
      <w:ins w:id="31" w:author="Joy, Philip J (DFG)" w:date="2026-10-13T14:07:00Z" w16du:dateUtc="2026-10-13T22:07:00Z">
        <w:r w:rsidR="0000387C">
          <w:t>ave been</w:t>
        </w:r>
      </w:ins>
      <w:ins w:id="32" w:author="Joy, Philip J (DFG)" w:date="2026-10-13T14:06:00Z" w16du:dateUtc="2026-10-13T22:06:00Z">
        <w:r w:rsidR="0000387C">
          <w:t xml:space="preserve"> </w:t>
        </w:r>
      </w:ins>
      <w:r>
        <w:t xml:space="preserve">reported separately </w:t>
      </w:r>
      <w:del w:id="33" w:author="Joy, Philip J (DFG)" w:date="2026-10-13T14:07:00Z" w16du:dateUtc="2026-10-13T22:07:00Z">
        <w:r w:rsidDel="0000387C">
          <w:delText xml:space="preserve">beginning </w:delText>
        </w:r>
      </w:del>
      <w:ins w:id="34" w:author="Joy, Philip J (DFG)" w:date="2026-10-13T14:07:00Z" w16du:dateUtc="2026-10-13T22:07:00Z">
        <w:r w:rsidR="0000387C">
          <w:t>since</w:t>
        </w:r>
      </w:ins>
      <w:del w:id="35" w:author="Joy, Philip J (DFG)" w:date="2026-10-13T14:07:00Z" w16du:dateUtc="2026-10-13T22:07:00Z">
        <w:r w:rsidDel="0000387C">
          <w:delText>in</w:delText>
        </w:r>
      </w:del>
      <w:r>
        <w:t xml:space="preserve"> 2006. Logbook data is treated as a census of the true catch and release of rockfish in these categories.</w:t>
      </w:r>
    </w:p>
    <w:p w14:paraId="74B77366" w14:textId="77777777" w:rsidR="00E71FEE" w:rsidRDefault="00000000">
      <w:pPr>
        <w:pStyle w:val="Heading4"/>
      </w:pPr>
      <w:bookmarkStart w:id="36" w:name="statewide-harvest-survey-data"/>
      <w:bookmarkEnd w:id="25"/>
      <w:r>
        <w:t>Statewide Harvest Survey Data</w:t>
      </w:r>
    </w:p>
    <w:p w14:paraId="3CD31487" w14:textId="77777777" w:rsidR="00E71FEE" w:rsidRDefault="00000000">
      <w:pPr>
        <w:pStyle w:val="FirstParagraph"/>
      </w:pPr>
      <w:r>
        <w:t>Statewide harvest survey estimates of total rockfish (all species combined) catch and harvest have been available since 1996 for all users and have been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08C75E48" w14:textId="7CA3B496" w:rsidR="00E71FEE" w:rsidRDefault="00000000">
      <w:pPr>
        <w:pStyle w:val="BodyText"/>
      </w:pPr>
      <w:r>
        <w:t xml:space="preserve">SWHS Rockfish release estimates are inferred from the difference between catch and harvest estimates. SWHS release estimates were assumed equal </w:t>
      </w:r>
      <w:ins w:id="37" w:author="Joy, Philip J (DFG)" w:date="2026-10-13T14:08:00Z" w16du:dateUtc="2026-10-13T22:08:00Z">
        <w:r w:rsidR="00FC71A5">
          <w:t xml:space="preserve">to </w:t>
        </w:r>
      </w:ins>
      <w:r>
        <w:t xml:space="preserve">the total catch minus the harvest and </w:t>
      </w:r>
      <w:r>
        <w:lastRenderedPageBreak/>
        <w:t>the standard deviation of the releases was derived from the standard deviation of the harvest and catch estimates such that</w:t>
      </w:r>
    </w:p>
    <w:p w14:paraId="63789E76" w14:textId="77777777" w:rsidR="00E71FEE"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2563F873" w14:textId="4218F7E0" w:rsidR="00E71FEE" w:rsidRDefault="0000000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ins w:id="38" w:author="Joy, Philip J (DFG)" w:date="2026-10-13T14:08:00Z" w16du:dateUtc="2026-10-13T22:08:00Z">
        <w:r w:rsidR="00FC71A5">
          <w:t xml:space="preserve"> in combination with other data sources, including portside interview data</w:t>
        </w:r>
      </w:ins>
      <w:r>
        <w:t>.</w:t>
      </w:r>
    </w:p>
    <w:p w14:paraId="073F169E" w14:textId="77777777" w:rsidR="00E71FEE" w:rsidRDefault="00000000">
      <w:pPr>
        <w:pStyle w:val="Heading4"/>
      </w:pPr>
      <w:bookmarkStart w:id="39" w:name="port-sampling-data"/>
      <w:bookmarkEnd w:id="36"/>
      <w:r>
        <w:t>Port Sampling Data</w:t>
      </w:r>
    </w:p>
    <w:p w14:paraId="1A535FC7" w14:textId="7578E602" w:rsidR="00E71FEE" w:rsidRDefault="00000000">
      <w:pPr>
        <w:pStyle w:val="FirstParagraph"/>
      </w:pPr>
      <w:r>
        <w:t xml:space="preserve">The department’s port sampling program provides data on the species composition of the catch, biological data on individual fish that includes length, weight, sex, and otolith samples (for aging), and interview data on the relative number of fish harvested and released, all stratified by user group (unguided/private or guided/charter). In Southcentral and Kodiak regions port sampling also collects data on the depth of capture and release and weather a deepwater release mechanism (DRM) was used. The location of capture for biological and interview data is reported by ADF&amp;G groundfish statistical areas. Port sampling data exists from Southcentral and Kodiak areas since 1996 and from Southeast Alaska areas since 2006 (McKean and Ford 2025; Richards et al. 2025; Jaenicke et al. 2019; Failor 2016). Port sampling data in Southcentral and Kodiak areas is subdivided by the number of total rockfish, pelagic and non-pelagic rockfish, black rockfish and yelloweye rockfish. In the Southeast region, species data is further subdivided into demersal shelf (DSR, of which yelloweye </w:t>
      </w:r>
      <w:ins w:id="40" w:author="Joy, Philip J (DFG)" w:date="2026-10-13T14:09:00Z" w16du:dateUtc="2026-10-13T22:09:00Z">
        <w:r w:rsidR="00EB2EB8">
          <w:t xml:space="preserve">rockfish </w:t>
        </w:r>
      </w:ins>
      <w:r>
        <w:t xml:space="preserve">are one species) and slope rockfish. In Southcentral, rockfish data were collected from ports in 3 CFMU areas: Deep Creek, Anchor Point, and Homer in the Cook Inlet management area; Seward in the North Gulf Coast management area (Figure 1); and Valdez and Whittier in the Prince William Sound Inside and Outside management areas (Figure 2). Whittier was sampled starting in August 1998, but 1999 was the first full season of sampling. Rockfish sampled in the Kodiak area were collected in the port of Kodiak out of the Coast Guard base and Saint Paul and Saint Herman harbors. These areas were the only Kodiak ports sampled due to the difficulties of sampling in the more remote areas in the Kodiak management unit. Sampling in Southeast Alaska occurs from late April to early September from the ports of Ketchikan, Craig, Klawock, Petersburg, Wrangell, Sitka, Juneau, Gustavus, Elfin Cove, and Yakutat. In </w:t>
      </w:r>
      <w:del w:id="41" w:author="Joy, Philip J (DFG)" w:date="2026-10-13T14:10:00Z" w16du:dateUtc="2026-10-13T22:10:00Z">
        <w:r w:rsidDel="00EB2EB8">
          <w:delText xml:space="preserve">southcentral </w:delText>
        </w:r>
      </w:del>
      <w:ins w:id="42" w:author="Joy, Philip J (DFG)" w:date="2026-10-13T14:10:00Z" w16du:dateUtc="2026-10-13T22:10:00Z">
        <w:r w:rsidR="00EB2EB8">
          <w:t>S</w:t>
        </w:r>
        <w:r w:rsidR="00EB2EB8">
          <w:t xml:space="preserve">outhcentral </w:t>
        </w:r>
      </w:ins>
      <w:r>
        <w:t>and Kodiak regions sampling is conducted from mid-May through the end of August each year. Fishing for rockfish occurs year-round but is primarily conducted in the summer months, with the sampled time period capturing the majority of the harvest.</w:t>
      </w:r>
    </w:p>
    <w:p w14:paraId="0B8E0780" w14:textId="77777777" w:rsidR="00E71FEE" w:rsidRDefault="00000000">
      <w:pPr>
        <w:pStyle w:val="Heading4"/>
      </w:pPr>
      <w:bookmarkStart w:id="43" w:name="release-mortality-estimates"/>
      <w:bookmarkEnd w:id="39"/>
      <w:r>
        <w:t>Release Mortality Estimates</w:t>
      </w:r>
    </w:p>
    <w:p w14:paraId="62C2616F" w14:textId="3B2A453D" w:rsidR="00E71FEE" w:rsidRDefault="00000000">
      <w:pPr>
        <w:pStyle w:val="FirstParagraph"/>
      </w:pPr>
      <w:r>
        <w:t xml:space="preserve">Estimating total removals from the population includes accounting for the number of fish that are expected to die after release. </w:t>
      </w:r>
      <w:ins w:id="44" w:author="Joy, Philip J (DFG)" w:date="2026-10-13T14:13:00Z" w16du:dateUtc="2026-10-13T22:13:00Z">
        <w:r w:rsidR="00EB2EB8">
          <w:t xml:space="preserve">Release mortality increases with depth of capture for both surface and DRM release types although DRM release mortality is significantly lower. Yelloweye rockfish show considerably higher mortality when released at the surface compared to black rockfish and lower mortality when released at depth. </w:t>
        </w:r>
      </w:ins>
      <w:r>
        <w:t xml:space="preserve">Release mortality estimates prior to 2013, the year DRM </w:t>
      </w:r>
      <w:r>
        <w:lastRenderedPageBreak/>
        <w:t>devices were mandated in the charter fleet, assume that all fish were released on the surface and apply published mortality estimates (Hannah et al. 2008; Hochhalter et al. 2011; Hannah et a. 2012; Hochhalter et al. 2012) for pelagic and non-pelagic species (Figure 7 RELEASE MORT). DRM became mandatory gear for charter vessels in 2013 and have been required for all fishing vessels (private or chartered) since 2020. After 2013, release mortality rates assume the use of DWR devices and mortality rates commensurate with the literature.</w:t>
      </w:r>
    </w:p>
    <w:p w14:paraId="5620D868" w14:textId="77777777" w:rsidR="00E71FEE" w:rsidRDefault="00000000">
      <w:pPr>
        <w:pStyle w:val="BodyText"/>
      </w:pPr>
      <w:r>
        <w:t>Southeast mortality rates do not account for the depth of released fish but assume a phased-in effect of the DRM devices for private users reflecting the adoption of the devices between the mandate for charter vessels in 2013 and the mandate for all vessels in 2020 (Figure 7 RELEASE MORT). Sport fish mortality rates are estimated from the literature and preliminary research conducted by commercial fisheries (unpublished data and Hannah et al. 2008; Jarvis and Lowe 2008; Hochhalter and Reed 2011; Hochhalter et al. 2011; Hannah et a. 2012; Hochhalter et al. 2012; Blain and Sutton 2016; Blain-Roth and Sutton 2019).</w:t>
      </w:r>
    </w:p>
    <w:p w14:paraId="451AFC00" w14:textId="38EE07BC" w:rsidR="00E71FEE" w:rsidRDefault="00000000">
      <w:pPr>
        <w:pStyle w:val="BodyText"/>
      </w:pPr>
      <w:r>
        <w:t xml:space="preserve">Southcentral and Kodiak mortality rates factor in the depth-at-capture information and release practices from portside interviews and calculate mortality rates based on the depth-of-capture and </w:t>
      </w:r>
      <w:del w:id="45" w:author="Joy, Philip J (DFG)" w:date="2026-10-13T14:11:00Z" w16du:dateUtc="2026-10-13T22:11:00Z">
        <w:r w:rsidDel="00EB2EB8">
          <w:delText xml:space="preserve">weather </w:delText>
        </w:r>
      </w:del>
      <w:ins w:id="46" w:author="Joy, Philip J (DFG)" w:date="2026-10-13T14:11:00Z" w16du:dateUtc="2026-10-13T22:11:00Z">
        <w:r w:rsidR="00EB2EB8">
          <w:t>w</w:t>
        </w:r>
        <w:r w:rsidR="00EB2EB8">
          <w:t>he</w:t>
        </w:r>
        <w:r w:rsidR="00EB2EB8">
          <w:t xml:space="preserve">ther </w:t>
        </w:r>
      </w:ins>
      <w:r>
        <w:t xml:space="preserve">a DRM device was used. </w:t>
      </w:r>
      <w:del w:id="47" w:author="Joy, Philip J (DFG)" w:date="2026-10-13T14:12:00Z" w16du:dateUtc="2026-10-13T22:12:00Z">
        <w:r w:rsidDel="00EB2EB8">
          <w:delText xml:space="preserve">Anglers are asked whether they used DRM or a surface release for each rockfish released as well as the depth of capture. </w:delText>
        </w:r>
      </w:del>
      <w:r>
        <w:t>Capture depth is collected to the nearest foot in interview data then categorized into four depth strata: 0-59, 60-119, 120-179, and 180+ feet</w:t>
      </w:r>
      <w:del w:id="48" w:author="Joy, Philip J (DFG)" w:date="2026-10-13T14:12:00Z" w16du:dateUtc="2026-10-13T22:12:00Z">
        <w:r w:rsidDel="00EB2EB8">
          <w:delText xml:space="preserve"> of depth</w:delText>
        </w:r>
      </w:del>
      <w:r>
        <w:t xml:space="preserve">. Capture depth is assumed to be the release depth for deep water releases. </w:t>
      </w:r>
      <w:del w:id="49" w:author="Joy, Philip J (DFG)" w:date="2026-10-13T14:12:00Z" w16du:dateUtc="2026-10-13T22:12:00Z">
        <w:r w:rsidDel="00EB2EB8">
          <w:delText xml:space="preserve">Release mortality increases with depth of capture for both surface and DRM release types although DRM release mortality is significantly lower. Yelloweye rockfish show considerably higher mortality when released at the surface compared to black rockfish and lower mortality when released at depth. </w:delText>
        </w:r>
      </w:del>
      <w:r>
        <w:t xml:space="preserve">This data is not sufficient for annual estimates but is instead pooled across years to provide an average depth profile of releases for each species assemblage and area. For each Southcentral and Kodiak area, user group and species assemblage has pre- and post-DRM release mortality estimates calculated by averaging the mortality estimates from the different depth strata weighted by the estimated proportion released within each depth strata (Figure </w:t>
      </w:r>
      <w:ins w:id="50" w:author="Joy, Philip J (DFG)" w:date="2026-10-13T14:13:00Z" w16du:dateUtc="2026-10-13T22:13:00Z">
        <w:r w:rsidR="00EB2EB8">
          <w:t xml:space="preserve">7 </w:t>
        </w:r>
      </w:ins>
      <w:r>
        <w:t>RELEASE MORT, Appendix A).</w:t>
      </w:r>
    </w:p>
    <w:p w14:paraId="37426D42" w14:textId="77777777" w:rsidR="00E71FEE" w:rsidRDefault="00000000">
      <w:pPr>
        <w:pStyle w:val="Heading4"/>
      </w:pPr>
      <w:bookmarkStart w:id="51" w:name="weight-data-and-estimates"/>
      <w:bookmarkEnd w:id="43"/>
      <w:r>
        <w:t>Weight Data and Estimates</w:t>
      </w:r>
    </w:p>
    <w:p w14:paraId="0A664DFA" w14:textId="77777777" w:rsidR="00E71FEE" w:rsidRDefault="00000000">
      <w:pPr>
        <w:pStyle w:val="FirstParagraph"/>
      </w:pPr>
      <w:r>
        <w:t xml:space="preserve">Port sampling programs also provide the data necessary to convert fish numbers to biomass. All rockfish are sampled for length and in Southcentral Alaska a subsample are weighed. All measured fish that were not individually weighed have weights estimated using a weight ~ length regression. In southcentral and Kodiak regions the weight ~ length relationship for black and yelloweye rockfish is estimated from samples with recorded weights collected between 1996 and 2021 such that the predicted weight is related to the measured length, </w:t>
      </w:r>
      <w:r>
        <w:rPr>
          <w:i/>
          <w:iCs/>
        </w:rPr>
        <w:t>L</w:t>
      </w:r>
      <w:r>
        <w:t xml:space="preserve"> such that</w:t>
      </w:r>
    </w:p>
    <w:p w14:paraId="11CA30DC" w14:textId="77777777" w:rsidR="00E71FEE"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14C134E0" w14:textId="77777777" w:rsidR="00E71FEE" w:rsidRDefault="0000000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53163DC1" w14:textId="77777777" w:rsidR="00E71FEE" w:rsidRDefault="00000000">
      <w:pPr>
        <w:pStyle w:val="BodyText"/>
      </w:pPr>
      <w:r>
        <w:t xml:space="preserve">Converting the number of fish harvested or released into biomass was done by multiplying the average weight of the species or species complex by the estimated number. For each year and CFMU the average weight of each species or species complex is calculated from fish both directly weighed fish and fish with weights predicted from lengths. For Southcentral and Kodiak regions a </w:t>
      </w:r>
      <w:r>
        <w:lastRenderedPageBreak/>
        <w:t>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174C00CA" w14:textId="1BA23281" w:rsidR="00E71FEE" w:rsidRDefault="00000000">
      <w:pPr>
        <w:pStyle w:val="BodyText"/>
      </w:pPr>
      <w:r>
        <w:t xml:space="preserve">The variance of the mean weight used in the model uses the bootstrap estimate of the standard deviation of the mean. Because the model uses the mean weight to convert from numbers to biomass it is the uncertainty in the estimate of the true mean that is relevant and not the </w:t>
      </w:r>
      <w:del w:id="52" w:author="Joy, Philip J (DFG)" w:date="2026-10-13T14:15:00Z" w16du:dateUtc="2026-10-13T22:15:00Z">
        <w:r w:rsidDel="00EB2EB8">
          <w:delText xml:space="preserve">spread </w:delText>
        </w:r>
      </w:del>
      <w:ins w:id="53" w:author="Joy, Philip J (DFG)" w:date="2026-10-13T14:15:00Z" w16du:dateUtc="2026-10-13T22:15:00Z">
        <w:r w:rsidR="00EB2EB8">
          <w:t>range</w:t>
        </w:r>
        <w:r w:rsidR="00EB2EB8">
          <w:t xml:space="preserve"> </w:t>
        </w:r>
      </w:ins>
      <w:r>
        <w:t>of the individual fish weights that constitute a yearly sample. As such, the bootstrapped estimate of the mean’s standard deviation is applied rather than the standard deviation of the individual fish weights.</w:t>
      </w:r>
    </w:p>
    <w:p w14:paraId="59C6F988" w14:textId="77777777" w:rsidR="00E71FEE" w:rsidRDefault="00000000">
      <w:pPr>
        <w:pStyle w:val="BodyText"/>
      </w:pPr>
      <w:r>
        <w:t xml:space="preserve">Sampling in Southeast Alaska is not proportional to the distribution of the catch and as such uses a 4-stage weighted average procedure to estimate mean weights (Richards et al. 2025). The 4-stage approach is detailed in Richards et al. (2025) but as of this writing historical weight estimates prior to 2025 are being reevaluated and are unavailable. As such weight estimates prior to 2025 use bootstrapped mean weights similar to Southcentral methods but are to be considered </w:t>
      </w:r>
      <w:r>
        <w:rPr>
          <w:i/>
          <w:iCs/>
        </w:rPr>
        <w:t>preliminary</w:t>
      </w:r>
      <w:r>
        <w:t xml:space="preserve"> estimates that will be revised as needed. Updated weight estimates will be important for accuracy but are expected to result in only minor differences in biomass estimates that should not significantly impact stock assessments. This report provides removal estimates in numbers as well as biomass and updated weight estimates for past years can easily be applied to the posterior estimates from the model.</w:t>
      </w:r>
    </w:p>
    <w:p w14:paraId="415FC06E" w14:textId="77777777" w:rsidR="00E71FEE" w:rsidRDefault="00000000">
      <w:pPr>
        <w:pStyle w:val="Heading4"/>
      </w:pPr>
      <w:bookmarkStart w:id="54" w:name="kodiak-stereoscopic-camera-data"/>
      <w:bookmarkEnd w:id="51"/>
      <w:r>
        <w:t>Kodiak Stereoscopic Camera Data</w:t>
      </w:r>
    </w:p>
    <w:p w14:paraId="116616A1" w14:textId="77777777" w:rsidR="00E71FEE" w:rsidRDefault="0000000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147EC9BA" w14:textId="77777777" w:rsidR="00E71FEE" w:rsidRDefault="00000000">
      <w:pPr>
        <w:pStyle w:val="Heading3"/>
      </w:pPr>
      <w:bookmarkStart w:id="55" w:name="model-structure"/>
      <w:bookmarkEnd w:id="54"/>
      <w:r>
        <w:t>Model Structure</w:t>
      </w:r>
    </w:p>
    <w:p w14:paraId="5F0D90A0" w14:textId="60CD5F2A" w:rsidR="00E71FEE" w:rsidRDefault="00000000">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Doing so required relying on long term means when the data revealed no temporal trends or, alternatively, logistic curves to account for trends in the data when </w:t>
      </w:r>
      <w:del w:id="56" w:author="Joy, Philip J (DFG)" w:date="2026-10-13T14:18:00Z" w16du:dateUtc="2026-10-13T22:18:00Z">
        <w:r w:rsidDel="00B33809">
          <w:delText xml:space="preserve">trends were </w:delText>
        </w:r>
      </w:del>
      <w:r>
        <w:t xml:space="preserve">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angler behavior during the modern period would not be informative to angler behavior in the past. While the process remains </w:t>
      </w:r>
      <w:r>
        <w:lastRenderedPageBreak/>
        <w:t>consistent throughout the entire time series, long term means and logistic extrapolations in the hindcasting process rely only on data through 2019.</w:t>
      </w:r>
    </w:p>
    <w:p w14:paraId="267242D6" w14:textId="77777777" w:rsidR="00E71FEE" w:rsidRDefault="00000000">
      <w:pPr>
        <w:pStyle w:val="Heading2"/>
      </w:pPr>
      <w:bookmarkStart w:id="57" w:name="process-equations"/>
      <w:bookmarkStart w:id="58" w:name="_Toc242785276"/>
      <w:bookmarkEnd w:id="23"/>
      <w:bookmarkEnd w:id="55"/>
      <w:r>
        <w:t>Process equations</w:t>
      </w:r>
      <w:bookmarkEnd w:id="58"/>
    </w:p>
    <w:p w14:paraId="087AD720" w14:textId="77777777" w:rsidR="00E71FEE" w:rsidRDefault="0000000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where </w:t>
      </w:r>
      <w:r>
        <w:rPr>
          <w:i/>
          <w:iCs/>
        </w:rPr>
        <w:t>comp</w:t>
      </w:r>
      <w:r>
        <w:t xml:space="preserve"> refers to the species or species complex). Release estimates are based on the proportion of total catches that were harvested by user group, area, year and species/species complex,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6B9B8FC2" w14:textId="77777777" w:rsidR="00E71FEE" w:rsidRDefault="00000000">
      <w:pPr>
        <w:pStyle w:val="Heading3"/>
      </w:pPr>
      <w:bookmarkStart w:id="59" w:name="harvests"/>
      <w:r>
        <w:t>Harvests</w:t>
      </w:r>
    </w:p>
    <w:p w14:paraId="49E6FAF7" w14:textId="77777777" w:rsidR="00E71FEE" w:rsidRDefault="0000000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3D36A860" w14:textId="77777777" w:rsidR="00E71FEE" w:rsidRDefault="0000000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74E65220" w14:textId="77777777" w:rsidR="00E71FEE" w:rsidRDefault="0000000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B)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B).</w:t>
      </w:r>
    </w:p>
    <w:p w14:paraId="42E97B01" w14:textId="77777777" w:rsidR="00E71FEE" w:rsidRDefault="0000000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1220A610" w14:textId="77777777" w:rsidR="00E71FEE"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098F7F58" w14:textId="77777777" w:rsidR="00E71FEE"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61150A0A"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7F2F0EE0" w14:textId="77777777" w:rsidR="00E71FEE"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4B5AA122" w14:textId="77777777" w:rsidR="00E71FEE" w:rsidRDefault="00000000">
      <w:pPr>
        <w:pStyle w:val="BodyText"/>
      </w:pPr>
      <w:r>
        <w:t>with non-informative priors on both parameters (Table 2 PRIORS).</w:t>
      </w:r>
    </w:p>
    <w:p w14:paraId="6EE475A2" w14:textId="77777777" w:rsidR="00E71FEE" w:rsidRDefault="00000000">
      <w:pPr>
        <w:pStyle w:val="Heading3"/>
      </w:pPr>
      <w:bookmarkStart w:id="60" w:name="species-apportionment"/>
      <w:bookmarkEnd w:id="59"/>
      <w:r>
        <w:t>Species Apportionment</w:t>
      </w:r>
    </w:p>
    <w:p w14:paraId="4D81B15A" w14:textId="77777777" w:rsidR="00E71FEE" w:rsidRDefault="00000000">
      <w:pPr>
        <w:pStyle w:val="FirstParagraph"/>
      </w:pPr>
      <w:r>
        <w:t>The total harvest of rockfish is apportioned to species and species complexes beginning with a partition into pelagic and non-pelagic categories such that</w:t>
      </w:r>
    </w:p>
    <w:p w14:paraId="037D99F3" w14:textId="77777777" w:rsidR="00E71FEE"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0487A100" w14:textId="77777777" w:rsidR="00E71FEE" w:rsidRDefault="00000000">
      <w:pPr>
        <w:pStyle w:val="BodyText"/>
      </w:pPr>
      <w:r>
        <w:t>and</w:t>
      </w:r>
    </w:p>
    <w:p w14:paraId="6238266F" w14:textId="77777777" w:rsidR="00E71FEE"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1F275B53" w14:textId="77777777" w:rsidR="00E71FEE" w:rsidRDefault="00000000">
      <w:pPr>
        <w:pStyle w:val="BodyText"/>
      </w:pPr>
      <w:r>
        <w:lastRenderedPageBreak/>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43E74150" w14:textId="77777777" w:rsidR="00E71FEE"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9C182D1"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2FC43CDB" w14:textId="77777777" w:rsidR="00E71FEE" w:rsidRDefault="00000000">
      <w:pPr>
        <w:pStyle w:val="BodyText"/>
      </w:pPr>
      <w:r>
        <w:t>Yelloweye rockfish comprise a component of the non-pelagic assemblage such that the harvest of yelloweye</w:t>
      </w:r>
    </w:p>
    <w:p w14:paraId="165F687D" w14:textId="77777777" w:rsidR="00E71FEE"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65384F76"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3C4D49B8" w14:textId="77777777" w:rsidR="00E71FEE" w:rsidRDefault="0000000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7C11E83D" w14:textId="77777777" w:rsidR="00E71FEE"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5607688A" w14:textId="77777777" w:rsidR="00E71FEE"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7542640D"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0F053279" w14:textId="77777777" w:rsidR="00E71FEE" w:rsidRDefault="00000000">
      <w:pPr>
        <w:pStyle w:val="BodyText"/>
      </w:pPr>
      <w:r>
        <w:t>During the modern period beginning in 2020 the species composition was modeled as deviations about a mean value using a logit function to facilitate fitting linear models to probabilities such that</w:t>
      </w:r>
    </w:p>
    <w:p w14:paraId="556E0739" w14:textId="77777777" w:rsidR="00E71FEE"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7918098B" w14:textId="77777777" w:rsidR="00E71FEE"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2A3312A8" w14:textId="29D56DAF" w:rsidR="00E71FEE" w:rsidRDefault="00000000">
      <w:pPr>
        <w:pStyle w:val="BodyText"/>
      </w:pPr>
      <w:r>
        <w:t xml:space="preserve">Note that the underlying means described by the </w:t>
      </w:r>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parameter may require a time-block approach when there are major shifts in management as was the case in Southeast Alaska in 2025. Between 2020 and 2024 Southeast Alaska was closed to the retention of yelloweye rockfish for both guided and unguided anglers but opened again in 2025. This closure has obvious and large effects on the species composition, including the ratio of pelagic:non-pelagic rockfish and, within the non-pelagic group, between slope and non-yelloweye DSR. As such the </w:t>
      </w:r>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parameter for Southeast Alaska encompasses the years between 2020 and 2024 as a time block and then a separate parameter estimates a new </w:t>
      </w:r>
      <m:oMath>
        <m:r>
          <w:ins w:id="61" w:author="Joy, Philip J (DFG)" w:date="2026-10-13T14:23:00Z" w16du:dateUtc="2026-10-13T22:23:00Z">
            <w:rPr>
              <w:rFonts w:ascii="Cambria Math" w:hAnsi="Cambria Math"/>
            </w:rPr>
            <m:t>β</m:t>
          </w:ins>
        </m:r>
        <m:sSub>
          <m:sSubPr>
            <m:ctrlPr>
              <w:ins w:id="62" w:author="Joy, Philip J (DFG)" w:date="2026-10-13T14:23:00Z" w16du:dateUtc="2026-10-13T22:23:00Z">
                <w:rPr>
                  <w:rFonts w:ascii="Cambria Math" w:hAnsi="Cambria Math"/>
                </w:rPr>
              </w:ins>
            </m:ctrlPr>
          </m:sSubPr>
          <m:e>
            <m:r>
              <w:ins w:id="63" w:author="Joy, Philip J (DFG)" w:date="2026-10-13T14:23:00Z" w16du:dateUtc="2026-10-13T22:23:00Z">
                <w:rPr>
                  <w:rFonts w:ascii="Cambria Math" w:hAnsi="Cambria Math"/>
                </w:rPr>
                <m:t>0</m:t>
              </w:ins>
            </m:r>
          </m:e>
          <m:sub>
            <m:d>
              <m:dPr>
                <m:ctrlPr>
                  <w:ins w:id="64" w:author="Joy, Philip J (DFG)" w:date="2026-10-13T14:23:00Z" w16du:dateUtc="2026-10-13T22:23:00Z">
                    <w:rPr>
                      <w:rFonts w:ascii="Cambria Math" w:hAnsi="Cambria Math"/>
                    </w:rPr>
                  </w:ins>
                </m:ctrlPr>
              </m:dPr>
              <m:e>
                <m:r>
                  <w:ins w:id="65" w:author="Joy, Philip J (DFG)" w:date="2026-10-13T14:23:00Z" w16du:dateUtc="2026-10-13T22:23:00Z">
                    <w:rPr>
                      <w:rFonts w:ascii="Cambria Math" w:hAnsi="Cambria Math"/>
                    </w:rPr>
                    <m:t>comp</m:t>
                  </w:ins>
                </m:r>
              </m:e>
            </m:d>
            <m:r>
              <w:ins w:id="66" w:author="Joy, Philip J (DFG)" w:date="2026-10-13T14:23:00Z" w16du:dateUtc="2026-10-13T22:23:00Z">
                <w:rPr>
                  <w:rFonts w:ascii="Cambria Math" w:hAnsi="Cambria Math"/>
                </w:rPr>
                <m:t>a</m:t>
              </w:ins>
            </m:r>
          </m:sub>
        </m:sSub>
      </m:oMath>
      <w:del w:id="67" w:author="Joy, Philip J (DFG)" w:date="2026-10-13T14:23:00Z" w16du:dateUtc="2026-10-13T22:23:00Z">
        <w:r w:rsidDel="00B33809">
          <w:delText>mean</w:delText>
        </w:r>
      </w:del>
      <w:r>
        <w:t xml:space="preserve"> beginning in 2025.</w:t>
      </w:r>
    </w:p>
    <w:p w14:paraId="045F85EF" w14:textId="77777777" w:rsidR="00E71FEE" w:rsidRDefault="0000000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w:t>
      </w:r>
      <w:r>
        <w:lastRenderedPageBreak/>
        <w:t xml:space="preserve">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5FA1DF90" w14:textId="77777777" w:rsidR="00E71FEE"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600A8AED" w14:textId="77777777" w:rsidR="00E71FEE"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0F808A5B" w14:textId="77777777" w:rsidR="00E71FEE" w:rsidRDefault="0000000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514879E2"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478AF1D" w14:textId="77777777" w:rsidR="00E71FEE" w:rsidRDefault="0000000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04E2C77A"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0B0B41EE"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49ECFA30" w14:textId="77777777" w:rsidR="00E71FEE" w:rsidRDefault="00000000">
      <w:pPr>
        <w:pStyle w:val="BodyText"/>
      </w:pPr>
      <w:r>
        <w:t xml:space="preserve">and the </w:t>
      </w:r>
      <m:oMath>
        <m:r>
          <w:rPr>
            <w:rFonts w:ascii="Cambria Math" w:hAnsi="Cambria Math"/>
          </w:rPr>
          <m:t>β2</m:t>
        </m:r>
      </m:oMath>
      <w:r>
        <w:t xml:space="preserve"> priors were</w:t>
      </w:r>
    </w:p>
    <w:p w14:paraId="2346DC28"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078A067" w14:textId="77777777" w:rsidR="00E71FEE" w:rsidRDefault="00000000">
      <w:pPr>
        <w:pStyle w:val="BodyText"/>
      </w:pPr>
      <w:r>
        <w:t>for all areas and species assemblages other than Southeast pelagics which were given a prior of</w:t>
      </w:r>
    </w:p>
    <w:p w14:paraId="5EAE8042"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677B5318" w14:textId="77777777" w:rsidR="00E71FEE" w:rsidRDefault="0000000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012FA7E0" w14:textId="77777777" w:rsidR="00E71FEE" w:rsidRDefault="0000000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1C47DBEC" w14:textId="77777777" w:rsidR="00E71FEE" w:rsidRDefault="0000000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0BCCB246" w14:textId="77777777" w:rsidR="00E71FEE" w:rsidRDefault="00000000">
      <w:pPr>
        <w:pStyle w:val="BodyText"/>
      </w:pPr>
      <m:oMathPara>
        <m:oMath>
          <m:r>
            <w:rPr>
              <w:rFonts w:ascii="Cambria Math" w:hAnsi="Cambria Math"/>
            </w:rPr>
            <w:lastRenderedPageBreak/>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46DFD59F" w14:textId="77777777" w:rsidR="00E71FEE" w:rsidRDefault="00000000">
      <w:pPr>
        <w:pStyle w:val="BodyText"/>
      </w:pPr>
      <w:r>
        <w:t>where</w:t>
      </w:r>
    </w:p>
    <w:p w14:paraId="14132113" w14:textId="77777777" w:rsidR="00E71FEE"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3CE88BB4" w14:textId="77777777" w:rsidR="00E71FEE"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40443BE7" w14:textId="5124C786" w:rsidR="00E71FEE" w:rsidRDefault="0000000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which varied by region (Figure </w:t>
      </w:r>
      <w:ins w:id="68" w:author="Joy, Philip J (DFG)" w:date="2026-10-13T14:25:00Z" w16du:dateUtc="2026-10-13T22:25:00Z">
        <w:r w:rsidR="00B33809">
          <w:t xml:space="preserve">5 </w:t>
        </w:r>
      </w:ins>
      <w:r>
        <w:t>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 Note that the time-blocking that is used for the</w:t>
      </w:r>
      <w:ins w:id="69" w:author="Joy, Philip J (DFG)" w:date="2026-10-13T14:26:00Z" w16du:dateUtc="2026-10-13T22:26:00Z">
        <w:r w:rsidR="00B33809">
          <w:t xml:space="preserve"> </w:t>
        </w:r>
      </w:ins>
      <m:oMath>
        <m:r>
          <w:rPr>
            <w:rFonts w:ascii="Cambria Math" w:hAnsi="Cambria Math"/>
          </w:rPr>
          <m:t>β</m:t>
        </m:r>
        <m:sSub>
          <m:sSubPr>
            <m:ctrlPr>
              <w:rPr>
                <w:rFonts w:ascii="Cambria Math" w:hAnsi="Cambria Math"/>
              </w:rPr>
            </m:ctrlPr>
          </m:sSubPr>
          <m:e>
            <m:r>
              <w:del w:id="70" w:author="Joy, Philip J (DFG)" w:date="2026-10-13T14:26:00Z" w16du:dateUtc="2026-10-13T22:26:00Z">
                <w:rPr>
                  <w:rFonts w:ascii="Cambria Math" w:hAnsi="Cambria Math"/>
                </w:rPr>
                <m:t>4</m:t>
              </w:del>
            </m:r>
            <m:r>
              <w:ins w:id="71" w:author="Joy, Philip J (DFG)" w:date="2026-10-13T14:26:00Z" w16du:dateUtc="2026-10-13T22:26:00Z">
                <w:rPr>
                  <w:rFonts w:ascii="Cambria Math" w:hAnsi="Cambria Math"/>
                </w:rPr>
                <m:t>0</m:t>
              </w:ins>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parameter to address the change in management in Southeast Alaska in 2025 carries forth to the random effects as well. Thus for Southeast Alaska, the third period extends from 2020 through 2024 with a fourth period beginning in 2025.</w:t>
      </w:r>
    </w:p>
    <w:p w14:paraId="14BAD9A6" w14:textId="77777777" w:rsidR="00E71FEE" w:rsidRDefault="0000000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 rockfish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long-term mean.</w:t>
      </w:r>
    </w:p>
    <w:p w14:paraId="5F3C68C7" w14:textId="77777777" w:rsidR="00E71FEE" w:rsidRDefault="00000000">
      <w:pPr>
        <w:pStyle w:val="BodyText"/>
      </w:pPr>
      <w:r>
        <w:t xml:space="preserve">A regional hierarchical approach was considered for modelling species compositions over time, but it was decided that species composition likely reflected local habitat and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2B8C9254"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4AD679E8"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210F8782" w14:textId="77777777" w:rsidR="00E71FEE" w:rsidRDefault="00000000">
      <w:pPr>
        <w:pStyle w:val="BodyText"/>
      </w:pPr>
      <w:r>
        <w:t>where</w:t>
      </w:r>
    </w:p>
    <w:p w14:paraId="6BCE51FA"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52BD629" w14:textId="77777777" w:rsidR="00E71FEE"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5DC3C3ED" w14:textId="77777777" w:rsidR="00E71FEE"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3A403D8E" w14:textId="77777777" w:rsidR="00E71FEE" w:rsidRDefault="00000000">
      <w:pPr>
        <w:pStyle w:val="BodyText"/>
      </w:pPr>
      <w:r>
        <w:lastRenderedPageBreak/>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4D863DFD" w14:textId="77777777" w:rsidR="00E71FEE" w:rsidRDefault="00000000">
      <w:pPr>
        <w:pStyle w:val="Heading3"/>
      </w:pPr>
      <w:bookmarkStart w:id="72" w:name="releases"/>
      <w:bookmarkEnd w:id="60"/>
      <w:r>
        <w:t>Releases</w:t>
      </w:r>
    </w:p>
    <w:p w14:paraId="3204DEBD" w14:textId="77777777" w:rsidR="00E71FEE" w:rsidRDefault="00000000">
      <w:pPr>
        <w:pStyle w:val="FirstParagraph"/>
      </w:pPr>
      <w:r>
        <w:t xml:space="preserve">The procedure for estimating releases differs from the Howard methods in that it relies on a process driven approach in contrast to the estimation methods employed in Howard et al. (2020; Figure 8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7FE1CB9A" w14:textId="77777777" w:rsidR="00E71FEE" w:rsidRDefault="00000000">
      <w:pPr>
        <w:pStyle w:val="BodyText"/>
      </w:pPr>
      <w:r>
        <w:t xml:space="preserve">Release data from the SWHS is for all rockfish combined and the release data from logbooks is subdivided into pelagics, yelloweye and “other” (non-pelagic, non-yelloweye) rockfish.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144CD613" w14:textId="77777777" w:rsidR="00E71FEE" w:rsidRDefault="0000000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62BD4595" w14:textId="77777777" w:rsidR="00E71FEE"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2234531" w14:textId="77777777" w:rsidR="00E71FEE" w:rsidRDefault="00000000">
      <w:pPr>
        <w:pStyle w:val="BodyText"/>
      </w:pPr>
      <w:r>
        <w:t>with total releases equal to the sum of the compositional releases.</w:t>
      </w:r>
    </w:p>
    <w:p w14:paraId="6E221707" w14:textId="77777777" w:rsidR="00E71FEE" w:rsidRDefault="00000000">
      <w:pPr>
        <w:pStyle w:val="BodyText"/>
      </w:pPr>
      <w:r>
        <w:t xml:space="preserve">For the modern period beginning in 2020 the proportion harvested, </w:t>
      </w:r>
      <w:r>
        <w:rPr>
          <w:i/>
          <w:iCs/>
        </w:rPr>
        <w:t>pH</w:t>
      </w:r>
      <w:r>
        <w:t>, was modeled as deviations about a mean such that</w:t>
      </w:r>
    </w:p>
    <w:p w14:paraId="2CDA6A85" w14:textId="77777777" w:rsidR="00E71FEE"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2353746" w14:textId="77777777" w:rsidR="00E71FEE"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5E9652CB" w14:textId="77777777" w:rsidR="00E71FEE" w:rsidRDefault="00000000">
      <w:pPr>
        <w:pStyle w:val="BodyText"/>
      </w:pPr>
      <w:r>
        <w:t xml:space="preserve">A time block approach is also necessary to deal with the </w:t>
      </w:r>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oMath>
      <w:r>
        <w:t xml:space="preserve"> parameter for the same reasons it was necessary for the </w:t>
      </w:r>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parameter described above. Because Southeast Alaska was closed to the retention of yelloweye rockfish between 2020 and 2024 the probability of </w:t>
      </w:r>
      <w:r>
        <w:lastRenderedPageBreak/>
        <w:t xml:space="preserve">retaining a yelloweye rockfish would be substantially different from when they were reopened to a limited harvest in 2025. This has the knock-on effect of potentially altering angler behavior with regard to other rockfish species as well. As such the </w:t>
      </w:r>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oMath>
      <w:r>
        <w:t xml:space="preserve"> parameter for Southeast Alaska encompasses the years between 2020 and 2024 as a time block and then a separate parameter estimates a new mean beginning in 2025.</w:t>
      </w:r>
    </w:p>
    <w:p w14:paraId="47F311D5" w14:textId="77777777" w:rsidR="00E71FEE" w:rsidRDefault="00000000">
      <w:pPr>
        <w:pStyle w:val="BodyText"/>
      </w:pPr>
      <w:r>
        <w:t xml:space="preserve">For the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52FFFB49" w14:textId="77777777" w:rsidR="00E71FEE"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157F05E" w14:textId="77777777" w:rsidR="00E71FEE"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available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65AD1F9C" w14:textId="77777777" w:rsidR="00E71FEE" w:rsidRDefault="0000000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3DA29F3B"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22C36211"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e>
          </m:d>
        </m:oMath>
      </m:oMathPara>
    </w:p>
    <w:p w14:paraId="3C95F287"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5F860267" w14:textId="77777777" w:rsidR="00E71FEE" w:rsidRDefault="00000000">
      <w:pPr>
        <w:pStyle w:val="BodyText"/>
      </w:pPr>
      <w:r>
        <w:t>where</w:t>
      </w:r>
    </w:p>
    <w:p w14:paraId="33170FB2"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16C1F72F"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2A347F8C" w14:textId="77777777" w:rsidR="00E71FEE"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3B0DDD8D" w14:textId="77777777" w:rsidR="00E71FEE"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DF92CD6" w14:textId="77777777" w:rsidR="00E71FEE" w:rsidRDefault="0000000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w:t>
      </w:r>
      <w:r>
        <w:lastRenderedPageBreak/>
        <w:t xml:space="preserve">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7B39D392" w14:textId="77777777" w:rsidR="00E71FEE" w:rsidRDefault="0000000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74769354" w14:textId="77777777" w:rsidR="00E71FEE" w:rsidRDefault="0000000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directly calculate unguided releases whereas this approach treats it as a prior that interacts with other relevant data sources to provide a more data and process driven estimate of releases (Figure 8).</w:t>
      </w:r>
    </w:p>
    <w:p w14:paraId="03FEF122" w14:textId="77777777" w:rsidR="00E71FEE" w:rsidRDefault="00000000">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66756351" w14:textId="77777777" w:rsidR="00E71FEE"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406FFC95" w14:textId="77777777" w:rsidR="00E71FEE" w:rsidRDefault="00000000">
      <w:pPr>
        <w:pStyle w:val="BodyText"/>
      </w:pPr>
      <w:r>
        <w:t xml:space="preserve">such that the proportion harvested for each user group, </w:t>
      </w:r>
      <w:r>
        <w:rPr>
          <w:i/>
          <w:iCs/>
        </w:rPr>
        <w:t>u</w:t>
      </w:r>
      <w:r>
        <w:t>, is</w:t>
      </w:r>
    </w:p>
    <w:p w14:paraId="2339B806" w14:textId="77777777" w:rsidR="00E71FEE"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78557420" w14:textId="77777777" w:rsidR="00E71FEE" w:rsidRDefault="0000000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0154E771" w14:textId="77777777" w:rsidR="00E71FEE"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313F7840" w14:textId="77777777" w:rsidR="00E71FEE" w:rsidRDefault="0000000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6AF4EA71" w14:textId="77777777" w:rsidR="00E71FEE"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50D2E96C" w14:textId="77777777" w:rsidR="00E71FEE" w:rsidRDefault="00000000">
      <w:pPr>
        <w:pStyle w:val="BodyText"/>
      </w:pPr>
      <w:r>
        <w:lastRenderedPageBreak/>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4651B9E9" w14:textId="77777777" w:rsidR="00E71FEE"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48560C24" w14:textId="77777777" w:rsidR="00E71FEE" w:rsidRDefault="00000000">
      <w:pPr>
        <w:pStyle w:val="BodyText"/>
      </w:pPr>
      <w:r>
        <w:t>and</w:t>
      </w:r>
    </w:p>
    <w:p w14:paraId="281C9B85" w14:textId="77777777" w:rsidR="00E71FEE"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6C86FA02" w14:textId="77777777" w:rsidR="00E71FEE" w:rsidRDefault="0000000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1131FD84" w14:textId="77777777" w:rsidR="00E71FEE"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45D75BE3" w14:textId="77777777" w:rsidR="00E71FEE"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71ECF060" w14:textId="77777777" w:rsidR="00E71FEE" w:rsidRDefault="00000000">
      <w:pPr>
        <w:pStyle w:val="BodyText"/>
      </w:pPr>
      <w:r>
        <w:t xml:space="preserve">These priors were weakly informative given the large variances associated with SWHS release estimates and propagation of that uncertainty through the derivation of the priors (FIGURE 9 pH Priors).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p w14:paraId="29CE75B5" w14:textId="77777777" w:rsidR="00E71FEE" w:rsidRDefault="00000000">
      <w:pPr>
        <w:pStyle w:val="Heading3"/>
      </w:pPr>
      <w:bookmarkStart w:id="73" w:name="total-mortality"/>
      <w:bookmarkEnd w:id="72"/>
      <w:r>
        <w:t>Total mortality</w:t>
      </w:r>
    </w:p>
    <w:p w14:paraId="70866AB5" w14:textId="77777777" w:rsidR="00E71FEE" w:rsidRDefault="00000000">
      <w:pPr>
        <w:pStyle w:val="FirstParagraph"/>
      </w:pPr>
      <w:r>
        <w:t>Release mortality (i.e., the number of released rockfish expected to die) was calculated assuming fixed mortality rates developed in each of the regions (FIGURE 7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6FB8864E" w14:textId="77777777" w:rsidR="00E71FEE" w:rsidRDefault="00000000">
      <w:pPr>
        <w:pStyle w:val="BodyText"/>
      </w:pPr>
      <w:r>
        <w:t>The total number of mortalities by year, area, user and species/species assemblage in numbers was calculated by summing harvests and release mortality such that</w:t>
      </w:r>
    </w:p>
    <w:p w14:paraId="1505558D" w14:textId="77777777" w:rsidR="00E71FEE"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8AFB567"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7 REL_MORT).</w:t>
      </w:r>
    </w:p>
    <w:p w14:paraId="57CEE637" w14:textId="77777777" w:rsidR="00E71FEE" w:rsidRDefault="00000000">
      <w:pPr>
        <w:pStyle w:val="Heading3"/>
      </w:pPr>
      <w:bookmarkStart w:id="74" w:name="biomass-conversions"/>
      <w:bookmarkEnd w:id="73"/>
      <w:r>
        <w:t>Biomass conversions</w:t>
      </w:r>
    </w:p>
    <w:p w14:paraId="3762B5DB" w14:textId="77777777" w:rsidR="00E71FEE" w:rsidRDefault="0000000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60E75F49" w14:textId="77777777" w:rsidR="00E71FEE"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73F4D5C" w14:textId="77777777" w:rsidR="00E71FEE" w:rsidRDefault="0000000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42879418" w14:textId="77777777" w:rsidR="00E71FEE" w:rsidRDefault="00000000">
      <w:pPr>
        <w:pStyle w:val="Heading2"/>
      </w:pPr>
      <w:bookmarkStart w:id="75" w:name="observation-equations"/>
      <w:bookmarkStart w:id="76" w:name="_Toc242785277"/>
      <w:bookmarkEnd w:id="57"/>
      <w:bookmarkEnd w:id="74"/>
      <w:r>
        <w:lastRenderedPageBreak/>
        <w:t>Observation equations</w:t>
      </w:r>
      <w:bookmarkEnd w:id="76"/>
    </w:p>
    <w:p w14:paraId="6649361B" w14:textId="77777777" w:rsidR="00E71FEE" w:rsidRDefault="00000000">
      <w:pPr>
        <w:pStyle w:val="Heading3"/>
      </w:pPr>
      <w:bookmarkStart w:id="77" w:name="harvests-1"/>
      <w:r>
        <w:t>Harvests</w:t>
      </w:r>
    </w:p>
    <w:p w14:paraId="21AD9E66" w14:textId="77777777" w:rsidR="00E71FEE" w:rsidRDefault="0000000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CA27ACF"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204E232E" w14:textId="4D01F8F1" w:rsidR="00E71FEE" w:rsidRDefault="00000000">
      <w:pPr>
        <w:pStyle w:val="BodyText"/>
      </w:pPr>
      <w:r>
        <w:t>where bias in the SWHS harvest estimates</w:t>
      </w:r>
      <w:ins w:id="78" w:author="Joy, Philip J (DFG)" w:date="2026-10-13T14:33:00Z" w16du:dateUtc="2026-10-13T22:33:00Z">
        <w:r w:rsidR="008453F7">
          <w:t>,</w:t>
        </w:r>
      </w:ins>
      <w:r>
        <w:t xml:space="preserve">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ins w:id="79" w:author="Joy, Philip J (DFG)" w:date="2026-10-13T14:33:00Z" w16du:dateUtc="2026-10-13T22:33:00Z">
        <w:r w:rsidR="008453F7">
          <w:t>,</w:t>
        </w:r>
      </w:ins>
      <w:r>
        <w:t xml:space="preserve"> is modeled hierarchically across years as:</w:t>
      </w:r>
    </w:p>
    <w:p w14:paraId="70A8563A" w14:textId="77777777" w:rsidR="00E71FEE"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0500E9F5" w14:textId="77777777" w:rsidR="00E71FEE" w:rsidRDefault="0000000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0F1C0B49"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41E9BA99" w14:textId="4A6AD4C0" w:rsidR="00E71FEE" w:rsidRDefault="0000000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w:t>
      </w:r>
      <w:del w:id="80" w:author="Joy, Philip J (DFG)" w:date="2026-10-13T14:33:00Z" w16du:dateUtc="2026-10-13T22:33:00Z">
        <w:r w:rsidDel="008453F7">
          <w:delText xml:space="preserve">of the true harvest </w:delText>
        </w:r>
      </w:del>
      <w:r>
        <w:t>and is related to true harvest as:</w:t>
      </w:r>
    </w:p>
    <w:p w14:paraId="3EA85992"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5B8115A5"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02285275"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5FEFFB1D"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481729D" w14:textId="77777777" w:rsidR="00E71FEE" w:rsidRDefault="0000000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4516AACE" w14:textId="77777777" w:rsidR="00E71FEE" w:rsidRDefault="00000000">
      <w:pPr>
        <w:pStyle w:val="Heading3"/>
      </w:pPr>
      <w:bookmarkStart w:id="81" w:name="species-compositions-port-sampling"/>
      <w:bookmarkEnd w:id="77"/>
      <w:r>
        <w:t>Species Compositions (Port Sampling)</w:t>
      </w:r>
    </w:p>
    <w:p w14:paraId="11A37C67" w14:textId="77777777" w:rsidR="00E71FEE" w:rsidRDefault="00000000">
      <w:pPr>
        <w:pStyle w:val="FirstParagraph"/>
      </w:pPr>
      <w:r>
        <w:t xml:space="preserve">The number of pelagic rockfish sampled in port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47E82D8B" w14:textId="77777777" w:rsidR="00E71FEE"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31281B31"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6AA7FDA4" w14:textId="77777777" w:rsidR="00E71FEE"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49BA6A6C" w14:textId="77777777" w:rsidR="00E71FEE" w:rsidRDefault="0000000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0F919604" w14:textId="77777777" w:rsidR="00E71FEE"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5F34D6B1" w14:textId="77777777" w:rsidR="00E71FEE" w:rsidRDefault="00000000">
      <w:pPr>
        <w:pStyle w:val="BodyText"/>
      </w:pPr>
      <w:r>
        <w:t>Southeast areas have two other non-pelagic groupings such that non-yelloweye DSR and slope rockfish are a proportion of non-pelagics such that</w:t>
      </w:r>
    </w:p>
    <w:p w14:paraId="091D29D5" w14:textId="77777777" w:rsidR="00E71FEE"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3EDA8893" w14:textId="77777777" w:rsidR="00E71FEE" w:rsidRDefault="00000000">
      <w:pPr>
        <w:pStyle w:val="BodyText"/>
      </w:pPr>
      <w:r>
        <w:t>and</w:t>
      </w:r>
    </w:p>
    <w:p w14:paraId="60B65215" w14:textId="77777777" w:rsidR="00E71FEE"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D77D1EF" w14:textId="77777777" w:rsidR="00E71FEE" w:rsidRDefault="00000000">
      <w:pPr>
        <w:pStyle w:val="Heading3"/>
      </w:pPr>
      <w:bookmarkStart w:id="82" w:name="releases-1"/>
      <w:bookmarkEnd w:id="81"/>
      <w:r>
        <w:t>Releases</w:t>
      </w:r>
    </w:p>
    <w:p w14:paraId="08BDA3A8" w14:textId="77777777" w:rsidR="00E71FEE" w:rsidRDefault="0000000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6E3C11BC"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118151DC" w14:textId="77777777" w:rsidR="00E71FEE" w:rsidRDefault="00000000">
      <w:pPr>
        <w:pStyle w:val="BodyText"/>
      </w:pPr>
      <w:r>
        <w:t>SWHS estimates of guided angler releases assumed an independent bias from that of the harvests such that</w:t>
      </w:r>
    </w:p>
    <w:p w14:paraId="292E2271" w14:textId="77777777" w:rsidR="00E71FEE"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69EC0165" w14:textId="5B6B8945" w:rsidR="00E71FEE" w:rsidRDefault="00000000">
      <w:pPr>
        <w:pStyle w:val="BodyText"/>
      </w:pPr>
      <w:r>
        <w:t>where bias in the SWHS release estimates</w:t>
      </w:r>
      <w:ins w:id="83" w:author="Joy, Philip J (DFG)" w:date="2026-10-13T14:35:00Z" w16du:dateUtc="2026-10-13T22:35:00Z">
        <w:r w:rsidR="008453F7">
          <w:t>,</w:t>
        </w:r>
      </w:ins>
      <w:r>
        <w:t xml:space="preserve">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ins w:id="84" w:author="Joy, Philip J (DFG)" w:date="2026-10-13T14:35:00Z" w16du:dateUtc="2026-10-13T22:35:00Z">
        <w:r w:rsidR="008453F7">
          <w:t>,</w:t>
        </w:r>
      </w:ins>
      <w:r>
        <w:t xml:space="preserve"> is modeled hierarchically across years with non-informative priors on both parameters (Table 2 PRIORS).</w:t>
      </w:r>
    </w:p>
    <w:p w14:paraId="1DFE7050" w14:textId="6725CE02" w:rsidR="00E71FEE" w:rsidRDefault="0000000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w:t>
      </w:r>
      <w:del w:id="85" w:author="Joy, Philip J (DFG)" w:date="2026-10-13T14:35:00Z" w16du:dateUtc="2026-10-13T22:35:00Z">
        <w:r w:rsidDel="008453F7">
          <w:delText xml:space="preserve">of the true releases </w:delText>
        </w:r>
      </w:del>
      <w:r>
        <w:t>and is related to true releases as:</w:t>
      </w:r>
    </w:p>
    <w:p w14:paraId="452760C3"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12B7FF6B"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37CE78E6"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700DEE8"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47742B78" w14:textId="77777777" w:rsidR="00E71FEE" w:rsidRDefault="0000000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4EB4757B" w14:textId="77777777" w:rsidR="00E71FEE"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7C0BD62F"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landed of that species assemblage.</w:t>
      </w:r>
    </w:p>
    <w:p w14:paraId="6D24B57E" w14:textId="77777777" w:rsidR="00E71FEE" w:rsidRDefault="0000000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w:t>
      </w:r>
      <w:r>
        <w:lastRenderedPageBreak/>
        <w:t xml:space="preserve">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34539CAF" w14:textId="77777777" w:rsidR="00E71FEE" w:rsidRDefault="0000000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06AEAD6F"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76403637" w14:textId="77777777" w:rsidR="00E71FEE"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186CD358" w14:textId="77777777" w:rsidR="00E71FEE" w:rsidRDefault="0000000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21F49815" w14:textId="77777777" w:rsidR="00E71FEE"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3F7B318D" w14:textId="77777777" w:rsidR="00E71FEE" w:rsidRDefault="00000000">
      <w:pPr>
        <w:pStyle w:val="BodyText"/>
      </w:pPr>
      <w:r>
        <w:t>Release estimates interact such that the model estimates of species-specific releases must sum to the bias corrected SWHS estimate of releases for both user groups such that</w:t>
      </w:r>
    </w:p>
    <w:p w14:paraId="7428B27B" w14:textId="77777777" w:rsidR="00E71FEE"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585404BB" w14:textId="77777777" w:rsidR="00E71FEE" w:rsidRDefault="00000000">
      <w:pPr>
        <w:pStyle w:val="BodyText"/>
      </w:pPr>
      <w:r>
        <w:t>and for Southeast areas</w:t>
      </w:r>
    </w:p>
    <w:p w14:paraId="2A465114" w14:textId="77777777" w:rsidR="00E71FEE"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66A12941" w14:textId="77777777" w:rsidR="00E71FEE" w:rsidRDefault="0000000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4FB89D45" w14:textId="77777777" w:rsidR="00E71FEE" w:rsidRDefault="00000000">
      <w:pPr>
        <w:pStyle w:val="Heading3"/>
      </w:pPr>
      <w:bookmarkStart w:id="86" w:name="weights"/>
      <w:bookmarkEnd w:id="82"/>
      <w:r>
        <w:t>Weights</w:t>
      </w:r>
    </w:p>
    <w:p w14:paraId="7876472A" w14:textId="77777777" w:rsidR="00E71FEE" w:rsidRDefault="0000000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6C95140F" w14:textId="77777777" w:rsidR="00E71FEE" w:rsidRDefault="0000000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2E2F82C1" w14:textId="77777777" w:rsidR="00E71FEE" w:rsidRDefault="0000000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corresponding variance and standard deviation.</w:t>
      </w:r>
    </w:p>
    <w:p w14:paraId="6FB7F0F7" w14:textId="77777777" w:rsidR="00E71FEE" w:rsidRDefault="00000000">
      <w:pPr>
        <w:pStyle w:val="BodyText"/>
      </w:pPr>
      <w:r>
        <w:lastRenderedPageBreak/>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7EA41F2D" w14:textId="77777777" w:rsidR="00E71FEE"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794CED77"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173EF2A2" w14:textId="77777777" w:rsidR="00E71FEE" w:rsidRDefault="00000000">
      <w:pPr>
        <w:pStyle w:val="BodyText"/>
      </w:pPr>
      <w:r>
        <w:t>Observed mean weights assume a normal distribution such that</w:t>
      </w:r>
    </w:p>
    <w:p w14:paraId="64EEE2D4" w14:textId="77777777" w:rsidR="00E71FEE"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3B80BEC6"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55239103" w14:textId="77777777" w:rsidR="00E71FEE" w:rsidRDefault="00000000">
      <w:pPr>
        <w:pStyle w:val="Heading3"/>
      </w:pPr>
      <w:bookmarkStart w:id="87" w:name="X80429dd3efbff01d1a40e42b33042e32d99ec3c"/>
      <w:bookmarkEnd w:id="86"/>
      <w:r>
        <w:t>Kodiak Stereoscopic Species Apportionment</w:t>
      </w:r>
    </w:p>
    <w:p w14:paraId="507F0D2F" w14:textId="5FC66A70" w:rsidR="00E71FEE" w:rsidRDefault="00000000">
      <w:pPr>
        <w:pStyle w:val="FirstParagraph"/>
      </w:pPr>
      <w:r>
        <w:t xml:space="preserve">Kodiak has limited port sampling beyond the main harbors but has a robust hydroacoustic survey that is used to quantify black rockfish abundance across the management area and uses stereocameras to define the species compositions of the </w:t>
      </w:r>
      <w:del w:id="88" w:author="Joy, Philip J (DFG)" w:date="2026-10-13T14:39:00Z" w16du:dateUtc="2026-10-13T22:39:00Z">
        <w:r w:rsidDel="008063D3">
          <w:delText xml:space="preserve">hydroacoustic </w:delText>
        </w:r>
      </w:del>
      <w:ins w:id="89" w:author="Joy, Philip J (DFG)" w:date="2026-10-13T14:39:00Z" w16du:dateUtc="2026-10-13T22:39:00Z">
        <w:r w:rsidR="008063D3">
          <w:t>hydroacoustic</w:t>
        </w:r>
        <w:r w:rsidR="008063D3">
          <w:t>-</w:t>
        </w:r>
      </w:ins>
      <w:r>
        <w:t>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w:t>
      </w:r>
      <w:ins w:id="90" w:author="Joy, Philip J (DFG)" w:date="2026-10-13T14:40:00Z" w16du:dateUtc="2026-10-13T22:40:00Z">
        <w:r w:rsidR="008063D3">
          <w:t xml:space="preserve"> (INSERT)</w:t>
        </w:r>
      </w:ins>
      <w:r>
        <w:t xml:space="preserve"> related to the true proportion </w:t>
      </w:r>
      <w:ins w:id="91" w:author="Joy, Philip J (DFG)" w:date="2026-10-13T14:40:00Z" w16du:dateUtc="2026-10-13T22:40:00Z">
        <w:r w:rsidR="008063D3">
          <w:t xml:space="preserve">(INSERT) </w:t>
        </w:r>
      </w:ins>
      <w:r>
        <w:t>such that</w:t>
      </w:r>
    </w:p>
    <w:p w14:paraId="3529AFE6" w14:textId="77777777" w:rsidR="00E71FEE"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1B4DCCA5" w14:textId="77777777" w:rsidR="00E71FEE" w:rsidRDefault="0000000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12B0915D" w14:textId="77777777" w:rsidR="00E71FEE"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1AC551D6" w14:textId="77777777" w:rsidR="00E71FEE" w:rsidRDefault="00000000">
      <w:pPr>
        <w:pStyle w:val="BodyText"/>
      </w:pPr>
      <w:r>
        <w:t>where</w:t>
      </w:r>
    </w:p>
    <w:p w14:paraId="1EE1494C" w14:textId="77777777" w:rsidR="00E71FEE"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43C5B82F" w14:textId="77777777" w:rsidR="00E71FEE"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1337B92B" w14:textId="77777777" w:rsidR="00E71FEE" w:rsidRDefault="0000000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5BC77525" w14:textId="77777777" w:rsidR="00E71FEE" w:rsidRDefault="0000000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0DE5F412" w14:textId="77777777" w:rsidR="00E71FEE" w:rsidRDefault="0000000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49D11208" w14:textId="77777777" w:rsidR="00E71FEE" w:rsidRDefault="00000000">
      <w:pPr>
        <w:pStyle w:val="BodyText"/>
      </w:pPr>
      <w:r>
        <w:lastRenderedPageBreak/>
        <w:t>and the variance is approximated using the delta method (Casella and Berger 2002) as</w:t>
      </w:r>
    </w:p>
    <w:p w14:paraId="74AD9F49" w14:textId="77777777" w:rsidR="00E71FEE" w:rsidRDefault="0000000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43C4A051" w14:textId="77777777" w:rsidR="00E71FEE" w:rsidRDefault="0000000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6947135F" w14:textId="77777777" w:rsidR="00E71FEE" w:rsidRDefault="00000000">
      <w:pPr>
        <w:pStyle w:val="Heading2"/>
      </w:pPr>
      <w:bookmarkStart w:id="92" w:name="model-platform-and-diagnostics"/>
      <w:bookmarkStart w:id="93" w:name="_Toc242785278"/>
      <w:bookmarkEnd w:id="75"/>
      <w:bookmarkEnd w:id="87"/>
      <w:r>
        <w:t>Model platform and diagnostics</w:t>
      </w:r>
      <w:bookmarkEnd w:id="93"/>
    </w:p>
    <w:p w14:paraId="66BF1C72" w14:textId="77777777" w:rsidR="00E71FEE" w:rsidRDefault="0000000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4CB321B2" w14:textId="77777777" w:rsidR="00E71FEE" w:rsidRDefault="0000000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0F20932B" w14:textId="77777777" w:rsidR="00E71FEE" w:rsidRDefault="00000000">
      <w:pPr>
        <w:pStyle w:val="BodyText"/>
      </w:pPr>
      <w:r>
        <w:t xml:space="preserve">The historical (1977-2019) and contemporary (2020-2025) models were run with 3 MCMC chains. The historical model used 2,500,000 iterations with a burn-in of 250,000 iterations and a thinning rate of 2,250 iterations while the contemporary model used 1,000,000 iterations with a burn-in of 250,000 iterations and a thinning rate of 750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6FBA8281" w14:textId="77777777" w:rsidR="00E71FEE" w:rsidRDefault="00000000">
      <w:pPr>
        <w:pStyle w:val="Heading1"/>
      </w:pPr>
      <w:bookmarkStart w:id="94" w:name="results"/>
      <w:bookmarkStart w:id="95" w:name="_Toc242785279"/>
      <w:bookmarkEnd w:id="21"/>
      <w:bookmarkEnd w:id="92"/>
      <w:r>
        <w:t>Results</w:t>
      </w:r>
      <w:bookmarkEnd w:id="95"/>
    </w:p>
    <w:p w14:paraId="612D7D4E" w14:textId="77777777" w:rsidR="00E71FEE" w:rsidRDefault="0000000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as expected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292D0FA6" w14:textId="77777777" w:rsidR="00E71FEE" w:rsidRDefault="00000000">
      <w:pPr>
        <w:pStyle w:val="BodyText"/>
      </w:pPr>
      <w:r>
        <w:t xml:space="preserve">Of the true parameters in the model, 94 (1.43%) failed to converge to an </w:t>
      </w:r>
      <m:oMath>
        <m:acc>
          <m:accPr>
            <m:ctrlPr>
              <w:rPr>
                <w:rFonts w:ascii="Cambria Math" w:hAnsi="Cambria Math"/>
              </w:rPr>
            </m:ctrlPr>
          </m:accPr>
          <m:e>
            <m:r>
              <w:rPr>
                <w:rFonts w:ascii="Cambria Math" w:hAnsi="Cambria Math"/>
              </w:rPr>
              <m:t>R</m:t>
            </m:r>
          </m:e>
        </m:acc>
      </m:oMath>
      <w:r>
        <w:t xml:space="preserve"> of 1.01 but only 1 of those had </w:t>
      </w:r>
      <m:oMath>
        <m:acc>
          <m:accPr>
            <m:ctrlPr>
              <w:rPr>
                <w:rFonts w:ascii="Cambria Math" w:hAnsi="Cambria Math"/>
              </w:rPr>
            </m:ctrlPr>
          </m:accPr>
          <m:e>
            <m:r>
              <w:rPr>
                <w:rFonts w:ascii="Cambria Math" w:hAnsi="Cambria Math"/>
              </w:rPr>
              <m:t>R</m:t>
            </m:r>
          </m:e>
        </m:acc>
      </m:oMath>
      <w:r>
        <w:t xml:space="preserve"> values above 1.1 (Table 3).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The lone true parameter that failed to converge was </w:t>
      </w:r>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other</m:t>
                </m:r>
              </m:e>
            </m:d>
            <m:r>
              <w:rPr>
                <w:rFonts w:ascii="Cambria Math" w:hAnsi="Cambria Math"/>
              </w:rPr>
              <m:t>Kodiak</m:t>
            </m:r>
          </m:sub>
          <m:sup>
            <m:r>
              <w:rPr>
                <w:rFonts w:ascii="Cambria Math" w:hAnsi="Cambria Math"/>
              </w:rPr>
              <m:t>β2</m:t>
            </m:r>
          </m:sup>
        </m:sSubSup>
      </m:oMath>
      <w:r>
        <w:t xml:space="preserve"> that estimated the uncertainty in the hyperprior </w:t>
      </w:r>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other</m:t>
                </m:r>
              </m:e>
            </m:d>
            <m:r>
              <w:rPr>
                <w:rFonts w:ascii="Cambria Math" w:hAnsi="Cambria Math"/>
              </w:rPr>
              <m:t>Kodiak</m:t>
            </m:r>
          </m:sub>
        </m:sSub>
      </m:oMath>
      <w:r>
        <w:t xml:space="preserve"> describing the slope of the proportion of “other” rockfish harvested in Kodiak. Traceplots showed a shewed distribution with occasional spikes but a well-defined posterior space that would likely converge with longer runs.</w:t>
      </w:r>
    </w:p>
    <w:p w14:paraId="40BE25E0" w14:textId="3A1F2701" w:rsidR="00E71FEE" w:rsidRDefault="00000000">
      <w:pPr>
        <w:pStyle w:val="BodyText"/>
      </w:pPr>
      <w:r>
        <w:lastRenderedPageBreak/>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w:t>
      </w:r>
      <w:del w:id="96" w:author="Joy, Philip J (DFG)" w:date="2026-10-13T14:43:00Z" w16du:dateUtc="2026-10-13T22:43:00Z">
        <w:r w:rsidDel="008063D3">
          <w:delText>the lack of convergence in</w:delText>
        </w:r>
      </w:del>
      <w:ins w:id="97" w:author="Joy, Philip J (DFG)" w:date="2026-10-13T14:43:00Z" w16du:dateUtc="2026-10-13T22:43:00Z">
        <w:r w:rsidR="008063D3">
          <w:t>that of</w:t>
        </w:r>
      </w:ins>
      <w:r>
        <w:t xml:space="preserve"> the primary quantities. Although 73 (1.24%)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59BFE2A8" w14:textId="40C5700B" w:rsidR="00E71FEE"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generally well converged with 583 demonstrating </w:t>
      </w:r>
      <m:oMath>
        <m:acc>
          <m:accPr>
            <m:ctrlPr>
              <w:rPr>
                <w:rFonts w:ascii="Cambria Math" w:hAnsi="Cambria Math"/>
              </w:rPr>
            </m:ctrlPr>
          </m:accPr>
          <m:e>
            <m:r>
              <w:rPr>
                <w:rFonts w:ascii="Cambria Math" w:hAnsi="Cambria Math"/>
              </w:rPr>
              <m:t>R</m:t>
            </m:r>
          </m:e>
        </m:acc>
      </m:oMath>
      <w:r>
        <w:t xml:space="preserve"> values (4.28%) above 1.01 and 20 (0.15%) demonstrating values above 1.1 (Table 4). Unconverged estimates all demonstrated highly skewed posteriors where the bulk of the posterior distributions were near zero. Of the 20 estimates with </w:t>
      </w:r>
      <m:oMath>
        <m:acc>
          <m:accPr>
            <m:ctrlPr>
              <w:rPr>
                <w:rFonts w:ascii="Cambria Math" w:hAnsi="Cambria Math"/>
              </w:rPr>
            </m:ctrlPr>
          </m:accPr>
          <m:e>
            <m:r>
              <w:rPr>
                <w:rFonts w:ascii="Cambria Math" w:hAnsi="Cambria Math"/>
              </w:rPr>
              <m:t>R</m:t>
            </m:r>
          </m:e>
        </m:acc>
      </m:oMath>
      <w:r>
        <w:t xml:space="preserve"> in excess of 1.1, 16 estimates (80%) had medians less than 1 and </w:t>
      </w:r>
      <w:del w:id="98" w:author="Joy, Philip J (DFG)" w:date="2026-10-13T12:03:00Z" w16du:dateUtc="2026-10-13T20:03:00Z">
        <w:r w:rsidDel="00FD76A5">
          <w:delText>20 (100%)</w:delText>
        </w:r>
      </w:del>
      <w:ins w:id="99" w:author="Joy, Philip J (DFG)" w:date="2026-10-13T12:03:00Z" w16du:dateUtc="2026-10-13T20:03:00Z">
        <w:r w:rsidR="00FD76A5">
          <w:t>all</w:t>
        </w:r>
      </w:ins>
      <w:r>
        <w:t xml:space="preserve"> had medians less than 10.  </w:t>
      </w:r>
    </w:p>
    <w:p w14:paraId="31673088" w14:textId="5DF5C06A" w:rsidR="00E71FEE"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2,032 demonstrating </w:t>
      </w:r>
      <m:oMath>
        <m:acc>
          <m:accPr>
            <m:ctrlPr>
              <w:rPr>
                <w:rFonts w:ascii="Cambria Math" w:hAnsi="Cambria Math"/>
              </w:rPr>
            </m:ctrlPr>
          </m:accPr>
          <m:e>
            <m:r>
              <w:rPr>
                <w:rFonts w:ascii="Cambria Math" w:hAnsi="Cambria Math"/>
              </w:rPr>
              <m:t>R</m:t>
            </m:r>
          </m:e>
        </m:acc>
      </m:oMath>
      <w:r>
        <w:t xml:space="preserve"> values (15.03%) above 1.01 and 104 (0.769%) demonstrating values above 1.1 (Table 5). Unconverged estimates demonstrated highly skewed posteriors where the bulk of the posterior distributions were near zero. Of the 104 estimates with </w:t>
      </w:r>
      <m:oMath>
        <m:acc>
          <m:accPr>
            <m:ctrlPr>
              <w:rPr>
                <w:rFonts w:ascii="Cambria Math" w:hAnsi="Cambria Math"/>
              </w:rPr>
            </m:ctrlPr>
          </m:accPr>
          <m:e>
            <m:r>
              <w:rPr>
                <w:rFonts w:ascii="Cambria Math" w:hAnsi="Cambria Math"/>
              </w:rPr>
              <m:t>R</m:t>
            </m:r>
          </m:e>
        </m:acc>
      </m:oMath>
      <w:r>
        <w:t xml:space="preserve"> in excess of 1.1, 66 estimates (63%) had medians less than 1, 95 (91%) had medians less than 10, 100 (96%) had medians less than 50, and 103 (99%) had medians less than 100. </w:t>
      </w:r>
      <w:del w:id="100" w:author="Joy, Philip J (DFG)" w:date="2026-10-13T12:03:00Z" w16du:dateUtc="2026-10-13T20:03:00Z">
        <w:r w:rsidDel="00FD76A5">
          <w:delText>Of the 1</w:delText>
        </w:r>
      </w:del>
      <w:ins w:id="101" w:author="Joy, Philip J (DFG)" w:date="2026-10-13T12:03:00Z" w16du:dateUtc="2026-10-13T20:03:00Z">
        <w:r w:rsidR="00FD76A5">
          <w:t>The lone</w:t>
        </w:r>
      </w:ins>
      <w:r>
        <w:t xml:space="preserve">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w:t>
      </w:r>
      <w:del w:id="102" w:author="Joy, Philip J (DFG)" w:date="2026-10-13T12:03:00Z" w16du:dateUtc="2026-10-13T20:03:00Z">
        <w:r w:rsidDel="00FD76A5">
          <w:delText>s</w:delText>
        </w:r>
      </w:del>
      <w:r>
        <w:t xml:space="preserve"> with a median value greater than 100</w:t>
      </w:r>
      <w:del w:id="103" w:author="Joy, Philip J (DFG)" w:date="2026-10-13T12:03:00Z" w16du:dateUtc="2026-10-13T20:03:00Z">
        <w:r w:rsidDel="00FD76A5">
          <w:delText>, all 1 were</w:delText>
        </w:r>
      </w:del>
      <w:ins w:id="104" w:author="Joy, Philip J (DFG)" w:date="2026-10-13T12:03:00Z" w16du:dateUtc="2026-10-13T20:03:00Z">
        <w:r w:rsidR="00FD76A5">
          <w:t xml:space="preserve"> came</w:t>
        </w:r>
      </w:ins>
      <w:r>
        <w:t xml:space="preserve"> from pre-1999 years when logbook data became available</w:t>
      </w:r>
      <w:ins w:id="105" w:author="Joy, Philip J (DFG)" w:date="2026-10-13T12:04:00Z" w16du:dateUtc="2026-10-13T20:04:00Z">
        <w:r w:rsidR="00FD76A5">
          <w:t xml:space="preserve"> and had an </w:t>
        </w:r>
      </w:ins>
      <w:del w:id="106" w:author="Joy, Philip J (DFG)" w:date="2026-10-13T12:04:00Z" w16du:dateUtc="2026-10-13T20:04:00Z">
        <w:r w:rsidDel="00FD76A5">
          <w:delText xml:space="preserve"> . The </w:delText>
        </w:r>
      </w:del>
      <m:oMath>
        <m:acc>
          <m:accPr>
            <m:ctrlPr>
              <w:rPr>
                <w:rFonts w:ascii="Cambria Math" w:hAnsi="Cambria Math"/>
              </w:rPr>
            </m:ctrlPr>
          </m:accPr>
          <m:e>
            <m:r>
              <w:rPr>
                <w:rFonts w:ascii="Cambria Math" w:hAnsi="Cambria Math"/>
              </w:rPr>
              <m:t>R</m:t>
            </m:r>
          </m:e>
        </m:acc>
      </m:oMath>
      <w:r>
        <w:t xml:space="preserve"> value</w:t>
      </w:r>
      <w:del w:id="107" w:author="Joy, Philip J (DFG)" w:date="2026-10-13T12:04:00Z" w16du:dateUtc="2026-10-13T20:04:00Z">
        <w:r w:rsidDel="00FD76A5">
          <w:delText>s</w:delText>
        </w:r>
      </w:del>
      <w:r>
        <w:t xml:space="preserve"> of </w:t>
      </w:r>
      <w:del w:id="108" w:author="Joy, Philip J (DFG)" w:date="2026-10-13T12:04:00Z" w16du:dateUtc="2026-10-13T20:04:00Z">
        <w:r w:rsidDel="00FD76A5">
          <w:delText xml:space="preserve">these 1 release estimates ranged from </w:delText>
        </w:r>
      </w:del>
      <w:r>
        <w:t xml:space="preserve">1.128 </w:t>
      </w:r>
      <w:del w:id="109" w:author="Joy, Philip J (DFG)" w:date="2026-10-13T12:04:00Z" w16du:dateUtc="2026-10-13T20:04:00Z">
        <w:r w:rsidDel="00FD76A5">
          <w:delText xml:space="preserve">to 1.128 indicating that these estimates would be likely to converge with longer runs </w:delText>
        </w:r>
      </w:del>
      <w:r>
        <w:t xml:space="preserve">(Table 5). </w:t>
      </w:r>
    </w:p>
    <w:p w14:paraId="5EBDA1A7" w14:textId="77777777" w:rsidR="00E71FEE" w:rsidRDefault="00E71FEE">
      <w:pPr>
        <w:pStyle w:val="BodyText"/>
      </w:pPr>
    </w:p>
    <w:p w14:paraId="2BEF721D" w14:textId="77777777" w:rsidR="00E71FEE" w:rsidRDefault="00000000">
      <w:pPr>
        <w:pStyle w:val="Heading2"/>
      </w:pPr>
      <w:bookmarkStart w:id="110" w:name="residual-patterns"/>
      <w:bookmarkStart w:id="111" w:name="_Toc242785280"/>
      <w:r>
        <w:t>Residual Patterns</w:t>
      </w:r>
      <w:bookmarkEnd w:id="111"/>
    </w:p>
    <w:p w14:paraId="1BF99256" w14:textId="77777777" w:rsidR="00E71FEE" w:rsidRDefault="00000000">
      <w:pPr>
        <w:pStyle w:val="FirstParagraph"/>
      </w:pPr>
      <w:r>
        <w:t>Residual patterns of the fit of the data to the SWHS data were generally satisfactory, with a few exceptions. Large harvest residuals (Figure 10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506FB1E0" w14:textId="15DE27FC" w:rsidR="00E71FEE" w:rsidRDefault="00000000">
      <w:pPr>
        <w:pStyle w:val="BodyText"/>
      </w:pPr>
      <w:r>
        <w:t xml:space="preserve">Residual patterns for the SWHS release data showed much larger residuals as would be expected from the </w:t>
      </w:r>
      <w:del w:id="112" w:author="Joy, Philip J (DFG)" w:date="2026-10-13T14:45:00Z" w16du:dateUtc="2026-10-13T22:45:00Z">
        <w:r w:rsidDel="00353A02">
          <w:delText xml:space="preserve">much </w:delText>
        </w:r>
      </w:del>
      <w:r>
        <w:t>less precise release estimates (Figure 11 SWHS_R_RESIDS). Overall, the release residuals tended to be more positive than negative. PWSO releases demonstrated the same pattern as that of the harvests.</w:t>
      </w:r>
    </w:p>
    <w:p w14:paraId="6807C6E6" w14:textId="6DFF3576" w:rsidR="00E71FEE" w:rsidRDefault="00000000">
      <w:pPr>
        <w:pStyle w:val="BodyText"/>
      </w:pPr>
      <w:r>
        <w:t xml:space="preserve">Residual patterns of the fit to the logbook data show some patterns but are minor with respect to the overall number of fish being estimated (Figure 12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w:t>
      </w:r>
      <w:r>
        <w:lastRenderedPageBreak/>
        <w:t xml:space="preserve">patterns in the SWHS and are the result of the model balancing the </w:t>
      </w:r>
      <w:del w:id="113" w:author="Joy, Philip J (DFG)" w:date="2026-10-13T14:46:00Z" w16du:dateUtc="2026-10-13T22:46:00Z">
        <w:r w:rsidDel="00353A02">
          <w:delText>disagreement between the two</w:delText>
        </w:r>
      </w:del>
      <w:ins w:id="114" w:author="Joy, Philip J (DFG)" w:date="2026-10-13T14:46:00Z" w16du:dateUtc="2026-10-13T22:46:00Z">
        <w:r w:rsidR="00353A02">
          <w:t>various</w:t>
        </w:r>
      </w:ins>
      <w:r>
        <w:t xml:space="preserve"> data sources.</w:t>
      </w:r>
    </w:p>
    <w:p w14:paraId="0D664E4F" w14:textId="77777777" w:rsidR="00E71FEE" w:rsidRDefault="00000000">
      <w:pPr>
        <w:pStyle w:val="Heading2"/>
      </w:pPr>
      <w:bookmarkStart w:id="115" w:name="bias-estimation"/>
      <w:bookmarkStart w:id="116" w:name="_Toc242785281"/>
      <w:bookmarkEnd w:id="110"/>
      <w:r>
        <w:t>Bias Estimation</w:t>
      </w:r>
      <w:bookmarkEnd w:id="116"/>
    </w:p>
    <w:p w14:paraId="28D6DDA1" w14:textId="77777777" w:rsidR="00E71FEE" w:rsidRDefault="00000000">
      <w:pPr>
        <w:pStyle w:val="FirstParagraph"/>
      </w:pPr>
      <w:r>
        <w:t>Observed bias in the SWHS refers to the difference between SWHS guided harvest and release estimates and that reported in charter logbooks (Figure 6 BIAS). Model predicted bias in SWHS harvest data tracked the observed bias well across years and CFMUs (Figure 13 YEARAREA_BIAS) but there was more discrepancies in the release data (Figure 14 YEARAREA_BIAS). Results demonstrated that SWHS estimates were generally biased low while release estimates were biased high (Figure 15 MEAN_BIAS). Observed and estimated harvest bias were very consistent with the exception of the very data poor BSAI CFMU (Figure 13 YEARAREA_BIAS).</w:t>
      </w:r>
    </w:p>
    <w:p w14:paraId="5601346A" w14:textId="77777777" w:rsidR="00E71FEE" w:rsidRDefault="00000000">
      <w:pPr>
        <w:pStyle w:val="BodyText"/>
      </w:pPr>
      <w:r>
        <w:t>Model estimated bias in SWHS release estimates differed more dramatically from the “observed” bias (Figure 14 YEARAREA_BIAS) and is the result of incorporating portside interview release data into the model. Release bias for the Southcentral areas and northeast Kodiak was much lower in the model relative to that observed when comparing logbook and SWHS data (Figure 14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14:paraId="0744B8ED" w14:textId="29944C1F" w:rsidR="00E71FEE" w:rsidDel="000044FF" w:rsidRDefault="00000000">
      <w:pPr>
        <w:pStyle w:val="BodyText"/>
        <w:rPr>
          <w:del w:id="117" w:author="Joy, Philip J (DFG)" w:date="2026-10-13T14:49:00Z" w16du:dateUtc="2026-10-13T22:49:00Z"/>
        </w:rPr>
      </w:pPr>
      <w:del w:id="118" w:author="Joy, Philip J (DFG)" w:date="2026-10-13T14:49:00Z" w16du:dateUtc="2026-10-13T22:49:00Z">
        <w:r w:rsidDel="000044FF">
          <w:delText xml:space="preserve">In contrast, the CSEO in </w:delText>
        </w:r>
      </w:del>
      <w:del w:id="119" w:author="Joy, Philip J (DFG)" w:date="2026-10-13T14:48:00Z" w16du:dateUtc="2026-10-13T22:48:00Z">
        <w:r w:rsidDel="000044FF">
          <w:delText xml:space="preserve">southeast </w:delText>
        </w:r>
      </w:del>
      <w:del w:id="120" w:author="Joy, Philip J (DFG)" w:date="2026-10-13T14:49:00Z" w16du:dateUtc="2026-10-13T22:49:00Z">
        <w:r w:rsidDel="000044FF">
          <w:delText>demonstrates much higher bias in the SWHS relative to the logbook data since 2019. This implies that the portside interview data is providing more biased estimates than would be inferred by the guided SWHS and logbook data alone.</w:delText>
        </w:r>
      </w:del>
    </w:p>
    <w:p w14:paraId="72771D95" w14:textId="77777777" w:rsidR="00E71FEE" w:rsidRDefault="00000000">
      <w:pPr>
        <w:pStyle w:val="Heading2"/>
      </w:pPr>
      <w:bookmarkStart w:id="121" w:name="proportion-harvested"/>
      <w:bookmarkStart w:id="122" w:name="_Toc242785282"/>
      <w:bookmarkEnd w:id="115"/>
      <w:r>
        <w:t>Proportion Harvested</w:t>
      </w:r>
      <w:bookmarkEnd w:id="122"/>
    </w:p>
    <w:p w14:paraId="5EB6D3E4" w14:textId="77777777" w:rsidR="00E71FEE" w:rsidRDefault="0000000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16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priors suggested that unguided anglers were more likely to release rockfish in most areas and time periods although confidence intervals around those values often included values above 1 where unguided anglers would be more likely to release a generic rockfish (Figure 9).</w:t>
      </w:r>
    </w:p>
    <w:p w14:paraId="26EBA7EC" w14:textId="77777777" w:rsidR="00E71FEE" w:rsidRDefault="0000000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3995D743" w14:textId="77777777" w:rsidR="00E71FEE" w:rsidRDefault="00000000">
      <w:pPr>
        <w:pStyle w:val="BodyText"/>
      </w:pPr>
      <w:r>
        <w:lastRenderedPageBreak/>
        <w:t>The proportion harvested of yelloweye rockfish demonstrated a very different pattern from pelagic rockfish whereby anglers have retained almost all landed fish until recent years when management restrictions came into effect (Figure 17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446FE69A" w14:textId="77777777" w:rsidR="00E71FEE" w:rsidRDefault="0000000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the proportion harvested demonstrated variable patterns across regions (Figure 18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14:paraId="13EE83CE" w14:textId="7331058B" w:rsidR="00E71FEE" w:rsidRDefault="0000000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considerable uncertainty even in recent years as a result of high overdispersion in the interview data that is evident from the disparity between logbook and interview data (Figure 18 pH_OTHER). The “other” rockfish in Southeast Alaska are comprised of slope rockfish and non-yelloweye DSR rockfish, which further informs the model but introduces more tension as the likelihoods compete over the contradictory data. The retention probability of non-yelloweye DSR (Figure 19 pH_DSR) and slope rockfish (Figure 20 pH_SLOPE) are fit using the portside interview data while the sum of those releases must be equal to the release of the “other” rockfish </w:t>
      </w:r>
      <w:del w:id="123" w:author="Joy, Philip J (DFG)" w:date="2026-10-13T14:53:00Z" w16du:dateUtc="2026-10-13T22:53:00Z">
        <w:r w:rsidDel="000044FF">
          <w:delText xml:space="preserve">that are </w:delText>
        </w:r>
      </w:del>
      <w:r>
        <w:t xml:space="preserve">fit to the </w:t>
      </w:r>
      <w:del w:id="124" w:author="Joy, Philip J (DFG)" w:date="2026-10-13T14:53:00Z" w16du:dateUtc="2026-10-13T22:53:00Z">
        <w:r w:rsidDel="000044FF">
          <w:delText xml:space="preserve">portside and </w:delText>
        </w:r>
      </w:del>
      <w:r>
        <w:t xml:space="preserve">logbook data. The resolution of these sometimes contradictory signals results in </w:t>
      </w:r>
      <w:r>
        <w:rPr>
          <w:i/>
          <w:iCs/>
        </w:rPr>
        <w:t>pH</w:t>
      </w:r>
      <w:r>
        <w:t xml:space="preserve"> estimates for DSR that follow the data (Figure 19 pH_DSR), but </w:t>
      </w:r>
      <w:r>
        <w:rPr>
          <w:i/>
          <w:iCs/>
        </w:rPr>
        <w:t>pH</w:t>
      </w:r>
      <w:r>
        <w:t xml:space="preserve"> estimates for slope rockfish in the SSEO that are substantially less than that reported in portside interviews (Figure 20 pH_SLOPE). Sample sizes for slope rockfish are generally smaller than for DSR, particularly in the SSEO and thus the model resolves the conflicting data signals in favor of the DSR data relative to the slope rockfish data.</w:t>
      </w:r>
    </w:p>
    <w:p w14:paraId="404331DB" w14:textId="77777777" w:rsidR="00E71FEE" w:rsidRDefault="00000000">
      <w:pPr>
        <w:pStyle w:val="Heading2"/>
      </w:pPr>
      <w:bookmarkStart w:id="125" w:name="species-composition"/>
      <w:bookmarkStart w:id="126" w:name="_Toc242785283"/>
      <w:bookmarkEnd w:id="121"/>
      <w:r>
        <w:t>Species Composition</w:t>
      </w:r>
      <w:bookmarkEnd w:id="126"/>
    </w:p>
    <w:p w14:paraId="6CDC64FD" w14:textId="77777777" w:rsidR="00E71FEE" w:rsidRDefault="0000000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 (Figure 21 P_PEL). Model estimates tracked the observed data well and fell towards the trend line when sample sizes were small or absent. The logistic hindcasting curve appeared to match the trends in the data and encompassed the uncertainty derived from the random effect estimates. The prior applied to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was less informative than that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5E1B3438" w14:textId="39B3039C" w:rsidR="00E71FEE" w:rsidRDefault="0000000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well converged with the exception of the Prince William Sound areas and the NSEI in Southeast, which were slow to converge. In these </w:t>
      </w:r>
      <w:r>
        <w:lastRenderedPageBreak/>
        <w:t xml:space="preserve">areas the port sampling data and the logbook data differ significantly and the model struggled to fit both of these data sources (Figure 21 P_PEL). Port sampling programs in this region are not proportional to the effort and thus the proportions are weighted to account for that issue (Howard et al. 2020). However, </w:t>
      </w:r>
      <w:del w:id="127" w:author="Joy, Philip J (DFG)" w:date="2026-10-13T14:55:00Z" w16du:dateUtc="2026-10-13T22:55:00Z">
        <w:r w:rsidDel="000044FF">
          <w:delText xml:space="preserve">event </w:delText>
        </w:r>
      </w:del>
      <w:ins w:id="128" w:author="Joy, Philip J (DFG)" w:date="2026-10-13T14:55:00Z" w16du:dateUtc="2026-10-13T22:55:00Z">
        <w:r w:rsidR="000044FF">
          <w:t>even</w:t>
        </w:r>
        <w:r w:rsidR="000044FF">
          <w:t xml:space="preserve"> with the data weighting</w:t>
        </w:r>
        <w:r w:rsidR="000044FF">
          <w:t xml:space="preserve"> </w:t>
        </w:r>
      </w:ins>
      <w:r>
        <w:t>the adjusted values do not align with the logbook data and thus remains an outstanding issue. As it stands, the model favors the logbook data over the port sampling data due to the nature of the relative likelihoods (Figure 21 P_Pel).</w:t>
      </w:r>
    </w:p>
    <w:p w14:paraId="54AF415A" w14:textId="77777777" w:rsidR="00E71FEE" w:rsidRDefault="00000000">
      <w:pPr>
        <w:pStyle w:val="BodyText"/>
      </w:pPr>
      <w:r>
        <w:t xml:space="preserve">The proportion of pelagic rockfish that were black proved to be static, with the exception of Cook Inlet, which showed an increase, and NSEI, which showed a decrease (Figure 22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626B00F2" w14:textId="5F46F0DB" w:rsidR="00E71FEE" w:rsidRDefault="00000000">
      <w:pPr>
        <w:pStyle w:val="BodyText"/>
      </w:pPr>
      <w:r>
        <w:t xml:space="preserve">The yelloweye </w:t>
      </w:r>
      <w:ins w:id="129" w:author="Joy, Philip J (DFG)" w:date="2026-10-13T14:56:00Z" w16du:dateUtc="2026-10-13T22:56:00Z">
        <w:r w:rsidR="000044FF">
          <w:t xml:space="preserve">rockfish </w:t>
        </w:r>
      </w:ins>
      <w:r>
        <w:t xml:space="preserve">proportion demonstrated a static portion of the harvest in Kodiak, a subtle decline in Southcentral areas and a precipitous drop in Southeast where </w:t>
      </w:r>
      <w:del w:id="130" w:author="Joy, Philip J (DFG)" w:date="2026-10-13T14:57:00Z" w16du:dateUtc="2026-10-13T22:57:00Z">
        <w:r w:rsidDel="00CE27A2">
          <w:delText>management restrictions were in place in recent years</w:delText>
        </w:r>
      </w:del>
      <w:ins w:id="131" w:author="Joy, Philip J (DFG)" w:date="2026-10-13T14:57:00Z" w16du:dateUtc="2026-10-13T22:57:00Z">
        <w:r w:rsidR="00CE27A2">
          <w:t>when retention was prohibited between 2020 and 2024, but allowed in 2025</w:t>
        </w:r>
      </w:ins>
      <w:r>
        <w:t xml:space="preserve"> (Figure 23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3E10294B" w14:textId="77777777" w:rsidR="00E71FEE" w:rsidRDefault="00000000">
      <w:pPr>
        <w:pStyle w:val="BodyText"/>
      </w:pPr>
      <w:r>
        <w:t>The proportion of the Southeast harvest that were DSR and slope rockfish also appeared to track the data well and provide reasonable predictions for hindcasting (Figure P_DSR 24, P_SLOPE 25).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0D0CF2DF" w14:textId="77777777" w:rsidR="00E71FEE" w:rsidRDefault="00000000">
      <w:pPr>
        <w:pStyle w:val="Heading2"/>
      </w:pPr>
      <w:bookmarkStart w:id="132" w:name="proportion-guided"/>
      <w:bookmarkStart w:id="133" w:name="_Toc242785284"/>
      <w:bookmarkEnd w:id="125"/>
      <w:r>
        <w:t>Proportion Guided</w:t>
      </w:r>
      <w:bookmarkEnd w:id="133"/>
    </w:p>
    <w:p w14:paraId="44CE1992" w14:textId="3F975A24" w:rsidR="00E71FEE" w:rsidRDefault="00000000">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26 pG). Difference btween the observed pG and that estimated by the model are the result of bias correction in SWHS estimates and more informed estimates of unguided angler harvests. Without </w:t>
      </w:r>
      <w:del w:id="134" w:author="Joy, Philip J (DFG)" w:date="2026-10-13T14:59:00Z" w16du:dateUtc="2026-10-13T22:59:00Z">
        <w:r w:rsidDel="00CE27A2">
          <w:delText>a modeled trend</w:delText>
        </w:r>
      </w:del>
      <w:ins w:id="135" w:author="Joy, Philip J (DFG)" w:date="2026-10-13T14:59:00Z" w16du:dateUtc="2026-10-13T22:59:00Z">
        <w:r w:rsidR="00CE27A2">
          <w:t>modelling a trend in the same manner as for pH and pcomp</w:t>
        </w:r>
      </w:ins>
      <w:r>
        <w:t xml:space="preserve">, the model </w:t>
      </w:r>
      <w:del w:id="136" w:author="Joy, Philip J (DFG)" w:date="2026-10-13T14:59:00Z" w16du:dateUtc="2026-10-13T22:59:00Z">
        <w:r w:rsidDel="00CE27A2">
          <w:delText>essentially uses</w:delText>
        </w:r>
      </w:del>
      <w:ins w:id="137" w:author="Joy, Philip J (DFG)" w:date="2026-10-13T14:59:00Z" w16du:dateUtc="2026-10-13T22:59:00Z">
        <w:r w:rsidR="00CE27A2">
          <w:t>relies on</w:t>
        </w:r>
      </w:ins>
      <w:r>
        <w:t xml:space="preserve">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31B7D799" w14:textId="77777777" w:rsidR="00E71FEE" w:rsidRDefault="00000000">
      <w:pPr>
        <w:pStyle w:val="Heading2"/>
      </w:pPr>
      <w:bookmarkStart w:id="138" w:name="weight"/>
      <w:bookmarkStart w:id="139" w:name="_Toc242785285"/>
      <w:bookmarkEnd w:id="132"/>
      <w:r>
        <w:lastRenderedPageBreak/>
        <w:t>Weight</w:t>
      </w:r>
      <w:bookmarkEnd w:id="139"/>
    </w:p>
    <w:p w14:paraId="74D6CF16" w14:textId="77777777" w:rsidR="00E71FEE" w:rsidRDefault="00000000">
      <w:pPr>
        <w:pStyle w:val="FirstParagraph"/>
      </w:pPr>
      <w:r>
        <w:t>The model estimated weights matched the observations as would be expected and tended to the hyperprior means when data was absent or sample sizes were small (Appendix C).</w:t>
      </w:r>
    </w:p>
    <w:p w14:paraId="6FD37C45" w14:textId="77777777" w:rsidR="00E71FEE" w:rsidRDefault="00000000">
      <w:pPr>
        <w:pStyle w:val="Heading2"/>
      </w:pPr>
      <w:bookmarkStart w:id="140" w:name="X9d99479f46dec730a7a401f5db2083d62218015"/>
      <w:bookmarkStart w:id="141" w:name="_Toc242785286"/>
      <w:bookmarkEnd w:id="138"/>
      <w:r>
        <w:t>Harvest, Release and Total Removal Estimates</w:t>
      </w:r>
      <w:bookmarkEnd w:id="141"/>
    </w:p>
    <w:p w14:paraId="1F5357E2" w14:textId="77777777" w:rsidR="00E71FEE" w:rsidRDefault="00000000">
      <w:pPr>
        <w:pStyle w:val="Heading3"/>
      </w:pPr>
      <w:bookmarkStart w:id="142" w:name="harvests-2"/>
      <w:r>
        <w:t>Harvests</w:t>
      </w:r>
    </w:p>
    <w:p w14:paraId="5B5F3378" w14:textId="080E6B83" w:rsidR="00E71FEE" w:rsidRDefault="00000000">
      <w:pPr>
        <w:pStyle w:val="FirstParagraph"/>
      </w:pPr>
      <w:r>
        <w:t>Total rockfish harvests demonstrate</w:t>
      </w:r>
      <w:ins w:id="143" w:author="Joy, Philip J (DFG)" w:date="2026-10-13T15:00:00Z" w16du:dateUtc="2026-10-13T23:00:00Z">
        <w:r w:rsidR="00CE27A2">
          <w:t>d</w:t>
        </w:r>
      </w:ins>
      <w:r>
        <w:t xml:space="preserve"> a generally increasing trend across the time series with some plateauing in recent years as a result of management restrictions (Figure 27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Bayesian model applies a hierarchical approach to leverage all of the available data.</w:t>
      </w:r>
    </w:p>
    <w:p w14:paraId="6E466F89" w14:textId="73AE9F68" w:rsidR="00E71FEE" w:rsidRDefault="00000000">
      <w:pPr>
        <w:pStyle w:val="BodyText"/>
      </w:pPr>
      <w:r>
        <w:t xml:space="preserve">Black rockfish harvests demonstrate an increasing trend over the time series that is dominated by guided anglers with the exception of PWSI (Figure 28 H_BLACK, Appendix </w:t>
      </w:r>
      <w:del w:id="144" w:author="Joy, Philip J (DFG)" w:date="2026-10-13T15:01:00Z" w16du:dateUtc="2026-10-13T23:01:00Z">
        <w:r w:rsidDel="00A24B60">
          <w:delText>C2</w:delText>
        </w:r>
      </w:del>
      <w:ins w:id="145" w:author="Joy, Philip J (DFG)" w:date="2026-10-13T15:01:00Z" w16du:dateUtc="2026-10-13T23:01:00Z">
        <w:r w:rsidR="00A24B60">
          <w:t>D</w:t>
        </w:r>
        <w:r w:rsidR="00A24B60">
          <w:t>2</w:t>
        </w:r>
      </w:ins>
      <w:r>
        <w:t>).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have a larger effect on those estimates.</w:t>
      </w:r>
    </w:p>
    <w:p w14:paraId="1F31DF05" w14:textId="26C09228" w:rsidR="00E71FEE" w:rsidRDefault="00000000">
      <w:pPr>
        <w:pStyle w:val="BodyText"/>
      </w:pPr>
      <w:r>
        <w:t xml:space="preserve">Yelloweye rockfish harvests also demonstrate increasing trends but with reductions in recent years that reflect management actions taken by the department (Figure 29 H_YE, Appendix </w:t>
      </w:r>
      <w:del w:id="146" w:author="Joy, Philip J (DFG)" w:date="2026-10-13T15:03:00Z" w16du:dateUtc="2026-10-13T23:03:00Z">
        <w:r w:rsidDel="00A24B60">
          <w:delText>C3</w:delText>
        </w:r>
      </w:del>
      <w:ins w:id="147" w:author="Joy, Philip J (DFG)" w:date="2026-10-13T15:03:00Z" w16du:dateUtc="2026-10-13T23:03:00Z">
        <w:r w:rsidR="00A24B60">
          <w:t>D</w:t>
        </w:r>
        <w:r w:rsidR="00A24B60">
          <w:t>3</w:t>
        </w:r>
      </w:ins>
      <w:r>
        <w:t>).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57458D38" w14:textId="77777777" w:rsidR="00E71FEE" w:rsidRDefault="00000000">
      <w:pPr>
        <w:pStyle w:val="BodyText"/>
      </w:pPr>
      <w:r>
        <w:t xml:space="preserve">Yelloweye rockfish harvests in the BSAI and SOKO2SAP areas of Kodiak have extremely large credibility intervals owing to a lack of area-specific data for these areas. Yelloweye harvests are generally low in the Kodiak region and portside samples are lacking, even for the most heavily fished Northeast and Afognak units. As such, the proportion of non-yelloweye harvests that are yelloweye have credibility intervals for 4 of the 6 Kodiak units ranging from 0 to 1 (Figure 23 </w:t>
      </w:r>
      <w:r>
        <w:lastRenderedPageBreak/>
        <w:t>YE_COMP) with this uncertainty propagated through the harvest and release calculations. Harvest and total removal point estimates for these regions are very low (Figure 29 YE_HARV) and even the upper end of the credibility intervals are relatively low. Although imprecise, these estimates provide managers with information on the scale and trend of harvests in these areas.</w:t>
      </w:r>
    </w:p>
    <w:p w14:paraId="22478559" w14:textId="77777777" w:rsidR="00E71FEE" w:rsidRDefault="0000000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2CD35F4E" w14:textId="77777777" w:rsidR="00E71FEE" w:rsidRDefault="00000000">
      <w:pPr>
        <w:pStyle w:val="Heading3"/>
      </w:pPr>
      <w:bookmarkStart w:id="148" w:name="releases-2"/>
      <w:bookmarkEnd w:id="142"/>
      <w:r>
        <w:t>Releases</w:t>
      </w:r>
    </w:p>
    <w:p w14:paraId="43FC011D" w14:textId="77777777" w:rsidR="00E71FEE" w:rsidRDefault="00000000">
      <w:pPr>
        <w:pStyle w:val="FirstParagraph"/>
      </w:pPr>
      <w:r>
        <w:t>The release estimates for all rockfish are substantially less than harvests and demonstrate variable trends over the course of the time series with substantial uncertainty in the estimates (Figure 32 R_ALL and Appendix C1). Estimates from the pre-1998 period were sometimes similar to the low end of the post-1998 period or demonstrated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CFMUs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long-term averages to compensate for the lack of logbook data on yelloweye releases (Figure DATA).</w:t>
      </w:r>
    </w:p>
    <w:p w14:paraId="35C37DD8" w14:textId="77777777" w:rsidR="00E71FEE" w:rsidRDefault="00000000">
      <w:pPr>
        <w:pStyle w:val="BodyText"/>
      </w:pPr>
      <w:r>
        <w:t xml:space="preserve">Releases of black rockfish demonstrate a relatively steady trend with an increase for guided anglers in the early 2000s as anglers began to target the species and then a decline as guided angler retention increased (Figure 33 R_BLACK, Figure 16 PEL_pH, Appendix C2). Unguided anglers show a gradual increase in releases that mirrors the overall increased participation in the fishery. Estimates of guided releases are very precise since 1998 owing to logbook records and adequate sampling in the port sampling program. Prior to 1998, guided release estimates demonstrate significant uncertainty. Owing to less informative data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27BF85D0" w14:textId="77777777" w:rsidR="00E71FEE" w:rsidRDefault="00000000">
      <w:pPr>
        <w:pStyle w:val="BodyText"/>
      </w:pPr>
      <w:r>
        <w:t>Yelloweye release estimates demonstrated steady trends with pronounced uncertainty around the unguided estimates (Figure 34 R_YE and Appendix C3). Retention of yelloweye rockfish has historically been high (Figure 17 YE_pH) and the overall release estimates are generally low. Unguided release estimates also differ substantially from the Howard estimates but, unlike black rockfish, are sometime higher and sometimes lower. In almost all cases the credibility intervals from the Bayesian model include the Howard estimates.</w:t>
      </w:r>
    </w:p>
    <w:p w14:paraId="797D34D5" w14:textId="77777777" w:rsidR="00E71FEE" w:rsidRDefault="00000000">
      <w:pPr>
        <w:pStyle w:val="BodyText"/>
      </w:pPr>
      <w:r>
        <w:lastRenderedPageBreak/>
        <w:t>Non-yelloweye DSR demonstrated similar release patterns to yelloweye rockfish and lower unguided estimates than Howard (Figure R_DSR 35 and Appendix C4) while slope rockfish show very low release numbers for most of the time series and a large, uptick in recent years with substantial uncertainty (R_SLOPE 36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5360B907" w14:textId="77777777" w:rsidR="00E71FEE" w:rsidRDefault="00000000">
      <w:pPr>
        <w:pStyle w:val="Heading3"/>
      </w:pPr>
      <w:bookmarkStart w:id="149" w:name="total-removals-in-biomass"/>
      <w:bookmarkEnd w:id="148"/>
      <w:r>
        <w:t>Total Removals in Biomass</w:t>
      </w:r>
    </w:p>
    <w:p w14:paraId="40A71FE1" w14:textId="77777777" w:rsidR="00E71FEE" w:rsidRDefault="00000000">
      <w:pPr>
        <w:pStyle w:val="FirstParagraph"/>
      </w:pPr>
      <w:r>
        <w:t>After factoring in release mortalities and converting to biomass total removals of rockfish in sport fisheries were calculated for Southcentral and Kodiak regions. The release mortality rate for pelagic and black rockfish is relatively low even before the introduction of DWRs and coupled with high retention in recent years, release mortalities represent a trivial component of overall fishery removals (Figure 37 BRF_M, 38 PEL_M, Appendix B1 and B6). DSR (including yelloweye) and slope rockfish assemblages experienced high release mortality prior to DRM requirements and even with DWR experience appreciable mortality rates (Figure 7 REL_M). As such, release mortalities comprised a modest but appreciable contribution to overall mortalities for these species (Figure 39, 40 and 41 YE_M, DRS_M and SLOPE_M, Appendix C3, C4 and C5).</w:t>
      </w:r>
    </w:p>
    <w:p w14:paraId="667EC883" w14:textId="77777777" w:rsidR="00E71FEE" w:rsidRDefault="00000000">
      <w:pPr>
        <w:pStyle w:val="Heading1"/>
      </w:pPr>
      <w:bookmarkStart w:id="150" w:name="discussion"/>
      <w:bookmarkStart w:id="151" w:name="_Toc242785287"/>
      <w:bookmarkEnd w:id="94"/>
      <w:bookmarkEnd w:id="140"/>
      <w:bookmarkEnd w:id="149"/>
      <w:r>
        <w:t>Discussion</w:t>
      </w:r>
      <w:bookmarkEnd w:id="151"/>
    </w:p>
    <w:p w14:paraId="28DF3843" w14:textId="77777777" w:rsidR="00E71FEE" w:rsidRDefault="00000000">
      <w:pPr>
        <w:pStyle w:val="FirstParagraph"/>
      </w:pPr>
      <w:r>
        <w:t>The Bayesian approach to reconstructing historical rockfish removals and calculating current rockfish removals build and improve on the foundation established by Howard et al. (2020). This new approach offers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available data.</w:t>
      </w:r>
    </w:p>
    <w:p w14:paraId="167E20AF" w14:textId="77777777" w:rsidR="00E71FEE" w:rsidRDefault="00000000">
      <w:pPr>
        <w:pStyle w:val="BodyText"/>
      </w:pPr>
      <w:r>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7FB891D8" w14:textId="77777777" w:rsidR="00E71FEE" w:rsidRDefault="00000000">
      <w:pPr>
        <w:pStyle w:val="BodyText"/>
      </w:pPr>
      <w:r>
        <w:t xml:space="preserve">The Bayesian approach to estimating releases produces noticeably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w:t>
      </w:r>
      <w:r>
        <w:lastRenderedPageBreak/>
        <w:t>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28 H_BLACK and 33 R_BLACK). This would imply that unguided anglers are discarding fish at a far higher rate than guided anglers.</w:t>
      </w:r>
    </w:p>
    <w:p w14:paraId="66BFF51E" w14:textId="77777777" w:rsidR="00E71FEE" w:rsidRDefault="00000000">
      <w:pPr>
        <w:pStyle w:val="BodyText"/>
      </w:pPr>
      <w:r>
        <w:t>The flaw in the Howard methods is apparent when examining release estimates of rockfish in Southeast CFMU’s since 2020 when yelloweye retention was prohibited and DSR retention restricted. During these years the logbook data demonstrated almost 100% retention of black rockfish while regulations reduced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6D2B5E3B" w14:textId="77777777" w:rsidR="00E71FEE" w:rsidRDefault="0000000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33CAF193" w14:textId="77777777" w:rsidR="00E71FEE" w:rsidRDefault="00000000">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0BA25CDD" w14:textId="77777777" w:rsidR="00E71FEE" w:rsidRDefault="00000000">
      <w:pPr>
        <w:pStyle w:val="BodyText"/>
      </w:pPr>
      <w:r>
        <w:lastRenderedPageBreak/>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6ED13032" w14:textId="77777777" w:rsidR="00E71FEE" w:rsidRDefault="0000000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consistent between port samples and logbook data in all areas except Prince William Sound where port samples suggest a lower proportion than the logbook data (Figure 21 P_PEL). Howard et al. (2020) identified issues with the representativeness of the port samples in relation to the harvests. Consequently, that data has been weighted according to their methods although the issue remains even with the adjusted data. The discrepancy between the logbook and port sampling data may be a byproduct of the proportion of fish that are cleaned at sea and not brought to port where they can be sampled. The proportion of rockfish cleaned at sea in Prince William Sound can be as high as 73% of rockfish reported in interviews out of Whittier and if pelagic rockfish (which have historically had a higher bag limit that non-pelagic species) are more likely to be cleaned at sea than non-pelagic rockfish the lower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seen in port samples relative to logbook data would align with this explanation. The model favors the logbook data as a result of model construction that treats the logbook data as a census and estimates adhere more closely to the logbook estimates of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while the logistic curve appears to capture the uncertainty in pre-logbook estimates. However, the cause of the discrepancy remains unclear and a reevaluation of the Prince William Sound port sampling estimates is recommended. Improving port sampling procedures and regulations may help to better understand these discrepancies.</w:t>
      </w:r>
    </w:p>
    <w:p w14:paraId="6A32EAEB" w14:textId="77777777" w:rsidR="00E71FEE" w:rsidRDefault="00000000">
      <w:pPr>
        <w:pStyle w:val="BodyText"/>
      </w:pPr>
      <w:r>
        <w:t>Release estimates of DSR and slope rockfish in Southeast Alaska diverge from the raw data and should be viewed with caution. There is significant discrepancy in the release of non-yelloweye DSR and slope rockfish in the SSEO and NSEI between the portside sampling and logbook data . In particular, logbooks record low retention of “other” rockfish while portside interviews indicate high retention. The model makes estimates based on the data and associated sample sizes but cannot resolve which data source is more reliable. Area biologists should investigate this data discrepancy to determine if species identification or systematic under- or overreporting in logbooks is contributing to the contradictory data.</w:t>
      </w:r>
    </w:p>
    <w:p w14:paraId="3E6B23D8" w14:textId="77777777" w:rsidR="00E71FEE" w:rsidRDefault="00000000">
      <w:pPr>
        <w:pStyle w:val="BodyText"/>
      </w:pPr>
      <w:r>
        <w:t xml:space="preserve">This report provides the first harvest, release and mortality estimates for the BSAI and SOKO2SAP Kodiak CFMU’s but estimates for unguided anglers lack precise and unbiased estimates from the SWHS as well as species compositional and interview data specific to those areas. As such, these estimates are dependent on the association with guided anglers in the region and relationships estimated from other areas in the Kodiak region and are thus reliant on underlying model structure. This is particularly evident in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estimates (Figure 21 P_PELAGIC) where there is a noticeable drop in the estimate between the historical model (1977-2019) and the contemporary portion of the model (2020-2025) that overlap in credibility intervals. Sensitivity testing during model development showed that this had minimal effect on estimates of black rockfish harvests because those estimates were underpinned by more informative data. However, the knock-on effect was that it did impact estimates of yelloweye removals because there was minimal data on yelloweye from the logbook and port sampling data while SWHS estimates for these regions lack </w:t>
      </w:r>
      <w:r>
        <w:lastRenderedPageBreak/>
        <w:t xml:space="preserve">precision. These estimates are likely to shift as data is added each year and will require monitoring as estimates are produced each year. Nevertheless, trace plots show consistent exploration of the parameter space and estimates include large credibility intervals that reflect the lack of data from these areas. This is true even for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estimates where although the point estimates differ, both the historical and contemporary point estimates are well within the broad credibility intervals of both. The hierarchical nature of the model allows inferences to be made based on data from the rest of the Kodiak region and these estimates provide managers with reasonable, if imprecise, information about the scale and trend of rockfish harvests in these areas.</w:t>
      </w:r>
    </w:p>
    <w:p w14:paraId="2F4AF394" w14:textId="77777777" w:rsidR="00E71FEE" w:rsidRDefault="00000000">
      <w:pPr>
        <w:pStyle w:val="Heading2"/>
      </w:pPr>
      <w:bookmarkStart w:id="152" w:name="conclusions-and-recommendations"/>
      <w:bookmarkStart w:id="153" w:name="_Toc242785288"/>
      <w:r>
        <w:t>Conclusions and Recommendations</w:t>
      </w:r>
      <w:bookmarkEnd w:id="153"/>
    </w:p>
    <w:p w14:paraId="696F53FF" w14:textId="77777777" w:rsidR="00E71FEE" w:rsidRDefault="00000000">
      <w:pPr>
        <w:pStyle w:val="FirstParagraph"/>
      </w:pPr>
      <w:r>
        <w:t>Managers understandably prefer harvest estimates to remain static once published yet removals occurring in sport fisheries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6EF658AB" w14:textId="77777777" w:rsidR="00E71FEE" w:rsidRDefault="0000000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7BB47BB3" w14:textId="77777777" w:rsidR="00E71FEE" w:rsidRDefault="00000000">
      <w:pPr>
        <w:pStyle w:val="BodyText"/>
      </w:pPr>
      <w:r>
        <w:t xml:space="preserve">One caveat to moving forward with these methods is the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55FA6B4D" w14:textId="77777777" w:rsidR="00E71FEE" w:rsidRDefault="00000000">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02F34AC2" w14:textId="77777777" w:rsidR="00E71FEE" w:rsidRDefault="00000000">
      <w:pPr>
        <w:pStyle w:val="Heading1"/>
      </w:pPr>
      <w:bookmarkStart w:id="154" w:name="acknowledgments"/>
      <w:bookmarkStart w:id="155" w:name="_Toc242785289"/>
      <w:bookmarkEnd w:id="150"/>
      <w:bookmarkEnd w:id="152"/>
      <w:r>
        <w:lastRenderedPageBreak/>
        <w:t>Acknowledgments</w:t>
      </w:r>
      <w:bookmarkEnd w:id="155"/>
    </w:p>
    <w:p w14:paraId="4A87A987" w14:textId="77777777" w:rsidR="00E71FEE" w:rsidRDefault="00000000">
      <w:pPr>
        <w:pStyle w:val="FirstParagraph"/>
      </w:pPr>
      <w:r>
        <w:t>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high-quality work and products produced including Nick Smith and Jacob Bozzini from the SWHS program and Ben Jevons and Kyla Buster from the Saltwater Guide Logbook program. This project also highlights the high value of the port sampling programs with particular thanks going to Marian Ford, Corey Litwiniak, Adam Lake, and a virtual army of technicians. We would also like to thank Tyler Polum and Philip Tschersich for the Kodiak hydroacoustic data and advice. We would like to thank Adam Reimer for developing the initial approach to this model and Hamachan Hamazaki for his review of this work.</w:t>
      </w:r>
    </w:p>
    <w:p w14:paraId="517F6A99" w14:textId="77777777" w:rsidR="00E71FEE" w:rsidRDefault="00000000">
      <w:pPr>
        <w:pStyle w:val="Heading1"/>
      </w:pPr>
      <w:bookmarkStart w:id="156" w:name="literature-cited"/>
      <w:bookmarkStart w:id="157" w:name="_Toc242785290"/>
      <w:bookmarkEnd w:id="154"/>
      <w:r>
        <w:t>Literature Cited</w:t>
      </w:r>
      <w:bookmarkEnd w:id="157"/>
    </w:p>
    <w:p w14:paraId="20295629" w14:textId="77777777" w:rsidR="00E71FEE" w:rsidRDefault="00000000">
      <w:pPr>
        <w:pStyle w:val="FirstParagraph"/>
      </w:pPr>
      <w:r>
        <w:t>Arthur, D. E., B. J. Blain-Roth, and B. Bowman. 2024. Area management report for the sport fisheries of the North Gulf Coast, 2019–2021. Alaska Department of Fish and Game, Fishery Management Report No. 24-17, Anchorage.</w:t>
      </w:r>
    </w:p>
    <w:p w14:paraId="6CDB2FEB" w14:textId="77777777" w:rsidR="00E71FEE" w:rsidRDefault="0000000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2FCA4016" w14:textId="77777777" w:rsidR="00E71FEE" w:rsidRDefault="0000000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7D094D40" w14:textId="77777777" w:rsidR="00E71FEE" w:rsidRDefault="00000000">
      <w:pPr>
        <w:pStyle w:val="BodyText"/>
      </w:pPr>
      <w:r>
        <w:t>Blain-Roth, B. J., and T. M. Sutton. 2019. Effects of barotrauma and recompression events on subsequent embryo condition of yelloweye rockfish. Fisheries Research 211: 212-216.</w:t>
      </w:r>
    </w:p>
    <w:p w14:paraId="68E59878" w14:textId="77777777" w:rsidR="00E71FEE" w:rsidRDefault="00000000">
      <w:pPr>
        <w:pStyle w:val="BodyText"/>
      </w:pPr>
      <w:r>
        <w:t>Casella, G., &amp; Berger, R. L. (2002). Statistical Inference (2nd ed.). Duxbury.</w:t>
      </w:r>
    </w:p>
    <w:p w14:paraId="4B171620" w14:textId="77777777" w:rsidR="00E71FEE" w:rsidRDefault="00000000">
      <w:pPr>
        <w:pStyle w:val="BodyText"/>
      </w:pPr>
      <w:r>
        <w:t>Eilers, Paul H. C., and Brian D. Marx. 1996. “Flexible Smoothing with B-Splines and Penalties.” Statistical Science 11: 89–121.</w:t>
      </w:r>
    </w:p>
    <w:p w14:paraId="4FB89DFE" w14:textId="77777777" w:rsidR="00E71FEE" w:rsidRDefault="00000000">
      <w:pPr>
        <w:pStyle w:val="BodyText"/>
      </w:pPr>
      <w:r>
        <w:t>Failor, B. 2016. Operational plan: Assessment of Pacific halibut and groundfish sport harvest in Southcentral Alaska, 2016-2018. Alaska Department of Fish and Game, Regional Operational Plan ROP.SF.2A.2016.20, Anchorage.</w:t>
      </w:r>
    </w:p>
    <w:p w14:paraId="78920757" w14:textId="77777777" w:rsidR="00E71FEE" w:rsidRDefault="00000000">
      <w:pPr>
        <w:pStyle w:val="BodyText"/>
      </w:pPr>
      <w:r>
        <w:t>Gelman, A.. Prior distributions for variance parameters in hierarchical models. Bayesian Analysis, 1:515–533, 2006.</w:t>
      </w:r>
    </w:p>
    <w:p w14:paraId="15308E4B" w14:textId="77777777" w:rsidR="00E71FEE" w:rsidRDefault="00000000">
      <w:pPr>
        <w:pStyle w:val="BodyText"/>
      </w:pPr>
      <w:r>
        <w:t>Gelman, A. and D. Rubin. Inference from iterative simulation using multiple sequences. Statistical Science 7:457–511, 1992.</w:t>
      </w:r>
    </w:p>
    <w:p w14:paraId="02CF8620" w14:textId="77777777" w:rsidR="00E71FEE" w:rsidRDefault="00000000">
      <w:pPr>
        <w:pStyle w:val="BodyText"/>
      </w:pPr>
      <w:r>
        <w:t>Hannah, R. W., P. S. Rankin, and M. T. O. Blume. 2012. Use of a novel cage system to measure postrecompression survival of northeast Pacific rockfish. Marine and Coastal Fisheries: Dynamics, Management, and Ecosystem Science, 4:1, 46-56.</w:t>
      </w:r>
    </w:p>
    <w:p w14:paraId="6E5939E9" w14:textId="77777777" w:rsidR="00E71FEE" w:rsidRDefault="00000000">
      <w:pPr>
        <w:pStyle w:val="BodyText"/>
      </w:pPr>
      <w:r>
        <w:lastRenderedPageBreak/>
        <w:t>Hannah, R. W., S. J. Parker, and K. M. Matteson. 2008. Escaping the surface: the effect of capture depth on submergence success of surface-released Pacific rockfish. North American Journal of Fisheries Management, 28:694-700.</w:t>
      </w:r>
    </w:p>
    <w:p w14:paraId="700F9A01" w14:textId="77777777" w:rsidR="00E71FEE" w:rsidRDefault="00000000">
      <w:pPr>
        <w:pStyle w:val="BodyText"/>
      </w:pPr>
      <w:r>
        <w:t>Hochhalter, S. J. 2012. Modeling submergence success of discarded yelloweye rockfish (Sebastes ruberrimus) and quillback rockfish (Sebastes maliger): Towards improved estimation of total fishery removals: Fisheries Research 127-128.</w:t>
      </w:r>
    </w:p>
    <w:p w14:paraId="2193FA99" w14:textId="77777777" w:rsidR="00E71FEE" w:rsidRDefault="00000000">
      <w:pPr>
        <w:pStyle w:val="BodyText"/>
      </w:pPr>
      <w:r>
        <w:t>Hochhalter, S. J., and D. J. Reed. 2011. The effectiveness of deepwater release at improving the survival of discarded yelloweye rockfish. North American Journal of Fisheries Management 31: 852-860.</w:t>
      </w:r>
    </w:p>
    <w:p w14:paraId="45017827" w14:textId="77777777" w:rsidR="00E71FEE" w:rsidRDefault="0000000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646B4F53" w14:textId="77777777" w:rsidR="00E71FEE" w:rsidRDefault="00000000">
      <w:pPr>
        <w:pStyle w:val="BodyText"/>
      </w:pPr>
      <w:r>
        <w:t>Howard, K. G., D. Evans, and A. St. Saviour. 2020. Reconstructed sport harvests and releases of black and yelloweye rockfishes in the Gulf of Alaska, 1998–2018. Alaska Department of Fish and Game, Fishery Data Series No. 20-25, Anchorage.</w:t>
      </w:r>
    </w:p>
    <w:p w14:paraId="03CF1738" w14:textId="77777777" w:rsidR="00E71FEE" w:rsidRDefault="00000000">
      <w:pPr>
        <w:pStyle w:val="BodyText"/>
      </w:pPr>
      <w:r>
        <w:t>Jaenicke, M., D. Tersteeg, and J. Huang. 2019. Operational Plan: Southeast Alaska marine boat sport fishery harvest studies, 2019. Alaska Department of Fish and Game, Regional Operational Plan SF.1J.2019.05, Anchorage.</w:t>
      </w:r>
    </w:p>
    <w:p w14:paraId="3ABA80AF" w14:textId="77777777" w:rsidR="00E71FEE" w:rsidRDefault="0000000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1FE77C0A" w14:textId="77777777" w:rsidR="00E71FEE" w:rsidRDefault="00000000">
      <w:pPr>
        <w:pStyle w:val="BodyText"/>
      </w:pPr>
      <w:r>
        <w:t xml:space="preserve">Kassahun, W., Neyens, T., Molenberghs, G. et al. 2012. Modeling overdispersed longitudinal binary data using a combined beta and normal random-effects model. Arch Public Health 70, 7. </w:t>
      </w:r>
      <w:hyperlink r:id="rId7">
        <w:r>
          <w:rPr>
            <w:rStyle w:val="Hyperlink"/>
          </w:rPr>
          <w:t>https://doi.org/10.1186/0778-7367-70-7</w:t>
        </w:r>
      </w:hyperlink>
    </w:p>
    <w:p w14:paraId="0E8E4388" w14:textId="77777777" w:rsidR="00E71FEE" w:rsidRDefault="00000000">
      <w:pPr>
        <w:pStyle w:val="BodyText"/>
      </w:pPr>
      <w:r>
        <w:t>Lang, Stefan, and Andreas Brezger. 2004. “Bayesian P-Splines.” Journal of Computational and Graphical Statistics 13 (1): 183–212.</w:t>
      </w:r>
    </w:p>
    <w:p w14:paraId="02C17F38" w14:textId="77777777" w:rsidR="00E71FEE" w:rsidRDefault="00000000">
      <w:pPr>
        <w:pStyle w:val="BodyText"/>
      </w:pPr>
      <w:r>
        <w:t>Lunn D, Spiegelhalter D, Thomas A, Best N. 2009. The BUGS project: Evolution, critique and future directions. Statistics in Medicine, 28:3049-67.</w:t>
      </w:r>
    </w:p>
    <w:p w14:paraId="543A2D68" w14:textId="77777777" w:rsidR="00E71FEE" w:rsidRDefault="0000000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56ECD31D" w14:textId="77777777" w:rsidR="00E71FEE" w:rsidRDefault="00000000">
      <w:pPr>
        <w:pStyle w:val="BodyText"/>
      </w:pPr>
      <w:r>
        <w:t xml:space="preserve">Molenberghs, G., Verbeke, G., Demétrio, C. G. B., &amp; Vieira, A. M. C. 2010. A Family of Generalized Linear Models for Repeated Measures with Normal and Conjugate Random Effects. Statistical Science, 25(3), 325–347. </w:t>
      </w:r>
      <w:hyperlink r:id="rId8">
        <w:r>
          <w:rPr>
            <w:rStyle w:val="Hyperlink"/>
          </w:rPr>
          <w:t>http://www.jstor.org/stable/41058951</w:t>
        </w:r>
      </w:hyperlink>
    </w:p>
    <w:p w14:paraId="566BD254" w14:textId="77777777" w:rsidR="00E71FEE" w:rsidRDefault="00000000">
      <w:pPr>
        <w:pStyle w:val="BodyText"/>
      </w:pPr>
      <w:r>
        <w:t xml:space="preserve">Plummer M (2024). </w:t>
      </w:r>
      <w:r>
        <w:rPr>
          <w:i/>
          <w:iCs/>
        </w:rPr>
        <w:t>rjags: Bayesian Graphical Models using MCMC</w:t>
      </w:r>
      <w:r>
        <w:t xml:space="preserve">. R package version 4-16, </w:t>
      </w:r>
      <w:hyperlink r:id="rId9">
        <w:r>
          <w:rPr>
            <w:rStyle w:val="Hyperlink"/>
          </w:rPr>
          <w:t>https://CRAN.R-project.org/package=rjags</w:t>
        </w:r>
      </w:hyperlink>
      <w:r>
        <w:t>.</w:t>
      </w:r>
    </w:p>
    <w:p w14:paraId="0170D5B5" w14:textId="77777777" w:rsidR="00E71FEE" w:rsidRDefault="00000000">
      <w:pPr>
        <w:pStyle w:val="BodyText"/>
      </w:pPr>
      <w:r>
        <w:t>Plummer M, Best N, Cowles K, Vines K 2006. CODA: Convergence Diagnosis and Output Analysis for MCMC, R News, 6:7-11.</w:t>
      </w:r>
    </w:p>
    <w:p w14:paraId="60C33786" w14:textId="77777777" w:rsidR="00E71FEE" w:rsidRDefault="00000000">
      <w:pPr>
        <w:pStyle w:val="BodyText"/>
      </w:pPr>
      <w:r>
        <w:lastRenderedPageBreak/>
        <w:t>Polum, T., M. Witteveen, and B. Woolever. 2025. Report on selected sport fisheries of the Alaska Peninsula–Aleutian Islands Management Area, 2015–2025. Alaska Department of Fish and Game, Fishery Management Report No. 25-36, Anchorage.</w:t>
      </w:r>
    </w:p>
    <w:p w14:paraId="3C36076B" w14:textId="77777777" w:rsidR="00E71FEE" w:rsidRDefault="0000000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7FC75CD9" w14:textId="77777777" w:rsidR="00E71FEE" w:rsidRDefault="00000000">
      <w:pPr>
        <w:pStyle w:val="BodyText"/>
      </w:pPr>
      <w:r>
        <w:t xml:space="preserve">R Core Team (2021). R: A language and environment for statistical computing. R Foundation for Statistical Computing, Vienna, Austria. URL </w:t>
      </w:r>
      <w:hyperlink r:id="rId10">
        <w:r>
          <w:rPr>
            <w:rStyle w:val="Hyperlink"/>
          </w:rPr>
          <w:t>https://www.R-project.org/</w:t>
        </w:r>
      </w:hyperlink>
      <w:r>
        <w:t>.</w:t>
      </w:r>
    </w:p>
    <w:p w14:paraId="1E41EDE4" w14:textId="77777777" w:rsidR="00E71FEE" w:rsidRDefault="0000000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624FFD72" w14:textId="77777777" w:rsidR="00E71FEE" w:rsidRDefault="00000000">
      <w:pPr>
        <w:pStyle w:val="BodyText"/>
      </w:pPr>
      <w:r>
        <w:t>Romberg, W. J., I. Rafferty, and M. Martz. 2018. Alaska Statewide Sport Fish Harvest Survey, 2018. Alaska Department of Fish and Game, Division of Sport Fish, Regional Operational Plan ROP.SF.4A.2018.07, Anchorage.</w:t>
      </w:r>
    </w:p>
    <w:p w14:paraId="31BAF267" w14:textId="77777777" w:rsidR="00E71FEE" w:rsidRDefault="00000000">
      <w:pPr>
        <w:pStyle w:val="BodyText"/>
      </w:pPr>
      <w:r>
        <w:t>Ruppert, David, Matt P. Wand, and Raymond J. Carroll. 2003. Semiparametric Regression. Cambridge University Press.</w:t>
      </w:r>
    </w:p>
    <w:p w14:paraId="6BF23A26" w14:textId="77777777" w:rsidR="00E71FEE" w:rsidRDefault="0000000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46ADB0C0" w14:textId="77777777" w:rsidR="00E71FEE" w:rsidRDefault="00000000">
      <w:pPr>
        <w:pStyle w:val="BodyText"/>
      </w:pPr>
      <w:r>
        <w:t>Tschersich, P., J. Dissen, and W. Gaeuman. 2023. Westward Region hydroacoustic survey for black rockfish Sebastes melanops abundance, 2007–2022. Alaska Department of Fish and Game, Fishery Data Series No. 23-31, Anchorage.</w:t>
      </w:r>
    </w:p>
    <w:p w14:paraId="106293CA" w14:textId="77777777" w:rsidR="00E71FEE" w:rsidRDefault="00000000">
      <w:r>
        <w:br w:type="page"/>
      </w:r>
    </w:p>
    <w:p w14:paraId="30CC5E49" w14:textId="77777777" w:rsidR="00E71FEE" w:rsidRDefault="00000000">
      <w:pPr>
        <w:pStyle w:val="Heading4"/>
      </w:pPr>
      <w:bookmarkStart w:id="158" w:name="extra-stuff-not-ready-to-delete"/>
      <w:r>
        <w:lastRenderedPageBreak/>
        <w:t>Extra Stuff not ready to delete:</w:t>
      </w:r>
    </w:p>
    <w:p w14:paraId="2B49EF50" w14:textId="77777777" w:rsidR="00E71FEE" w:rsidRDefault="0000000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4E6E8CE7" w14:textId="77777777" w:rsidR="00E71FEE" w:rsidRDefault="0000000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022066A5" w14:textId="77777777" w:rsidR="00E71FEE" w:rsidRDefault="0000000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156"/>
      <w:bookmarkEnd w:id="158"/>
    </w:p>
    <w:sectPr w:rsidR="00E71FEE" w:rsidSect="000D6A2A">
      <w:footerReference w:type="default" r:id="rId11"/>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8813" w14:textId="77777777" w:rsidR="00A25907" w:rsidRDefault="00A25907">
      <w:pPr>
        <w:spacing w:after="0"/>
      </w:pPr>
      <w:r>
        <w:separator/>
      </w:r>
    </w:p>
  </w:endnote>
  <w:endnote w:type="continuationSeparator" w:id="0">
    <w:p w14:paraId="376B52FF" w14:textId="77777777" w:rsidR="00A25907" w:rsidRDefault="00A259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0EA1"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2C2B108E"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BE9B9" w14:textId="77777777" w:rsidR="00A25907" w:rsidRDefault="00A25907">
      <w:pPr>
        <w:spacing w:after="0"/>
      </w:pPr>
      <w:r>
        <w:separator/>
      </w:r>
    </w:p>
  </w:footnote>
  <w:footnote w:type="continuationSeparator" w:id="0">
    <w:p w14:paraId="7CC9E665" w14:textId="77777777" w:rsidR="00A25907" w:rsidRDefault="00A259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1EFF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21A89C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22BAA3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1123769692">
    <w:abstractNumId w:val="0"/>
  </w:num>
  <w:num w:numId="28" w16cid:durableId="8605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6694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5" w:nlCheck="1" w:checkStyle="1"/>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87C"/>
    <w:rsid w:val="00003DB3"/>
    <w:rsid w:val="000044FF"/>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E1D26"/>
    <w:rsid w:val="002E4C79"/>
    <w:rsid w:val="002E54B8"/>
    <w:rsid w:val="002E6CBE"/>
    <w:rsid w:val="002F263E"/>
    <w:rsid w:val="002F30F4"/>
    <w:rsid w:val="002F4A31"/>
    <w:rsid w:val="00301B6E"/>
    <w:rsid w:val="00304AC9"/>
    <w:rsid w:val="00312355"/>
    <w:rsid w:val="00313BB9"/>
    <w:rsid w:val="0031497B"/>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A02"/>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63D3"/>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3F7"/>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2BF"/>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4B60"/>
    <w:rsid w:val="00A25071"/>
    <w:rsid w:val="00A25851"/>
    <w:rsid w:val="00A25907"/>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3809"/>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27A2"/>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597E"/>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1FEE"/>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2EB8"/>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C71A5"/>
    <w:rsid w:val="00FD145C"/>
    <w:rsid w:val="00FD39CC"/>
    <w:rsid w:val="00FD44CF"/>
    <w:rsid w:val="00FD76A5"/>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48ACE"/>
  <w15:docId w15:val="{7BFA7147-8075-4881-A388-6EF6DB001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058951"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doi.org/10.1186/0778-7367-7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CRAN.R-project.org/package=rjag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89</TotalTime>
  <Pages>35</Pages>
  <Words>16612</Words>
  <Characters>94692</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111082</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Christine Hinds and Diana Tersteeg</dc:creator>
  <cp:keywords/>
  <cp:lastModifiedBy>Joy, Philip J (DFG)</cp:lastModifiedBy>
  <cp:revision>8</cp:revision>
  <dcterms:created xsi:type="dcterms:W3CDTF">2026-10-13T20:07:00Z</dcterms:created>
  <dcterms:modified xsi:type="dcterms:W3CDTF">2026-10-13T23:03:00Z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