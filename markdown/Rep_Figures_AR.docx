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25041" w14:textId="77777777" w:rsidR="00DF46F0" w:rsidRDefault="00DA162A">
      <w:r>
        <w:t xml:space="preserve">    </w:t>
      </w:r>
    </w:p>
    <w:p w14:paraId="05BDB47E" w14:textId="77777777" w:rsidR="00DF46F0" w:rsidRDefault="00DA162A">
      <w:pPr>
        <w:pStyle w:val="Heading1"/>
      </w:pPr>
      <w:bookmarkStart w:id="0" w:name="figures"/>
      <w:r>
        <w:t>Figures</w:t>
      </w:r>
    </w:p>
    <w:p w14:paraId="59C2084F" w14:textId="77777777" w:rsidR="00DF46F0" w:rsidRDefault="00DA162A">
      <w:r>
        <w:br w:type="page"/>
      </w:r>
    </w:p>
    <w:p w14:paraId="03C5A3EE" w14:textId="77777777" w:rsidR="00DF46F0" w:rsidRDefault="00DA162A">
      <w:r>
        <w:rPr>
          <w:noProof/>
        </w:rPr>
        <w:lastRenderedPageBreak/>
        <w:drawing>
          <wp:inline distT="0" distB="0" distL="0" distR="0" wp14:anchorId="70811DDE" wp14:editId="2463BAE5">
            <wp:extent cx="5943600" cy="3621786"/>
            <wp:effectExtent l="0" t="0" r="0" b="0"/>
            <wp:docPr id="21" name="Picture" descr="Figure 1. Cook Inlet rockfish commercial fishery management units: North Gulf District (NG) and Cook Inlet District (CI)."/>
            <wp:cNvGraphicFramePr/>
            <a:graphic xmlns:a="http://schemas.openxmlformats.org/drawingml/2006/main">
              <a:graphicData uri="http://schemas.openxmlformats.org/drawingml/2006/picture">
                <pic:pic xmlns:pic="http://schemas.openxmlformats.org/drawingml/2006/picture">
                  <pic:nvPicPr>
                    <pic:cNvPr id="22" name="Picture" descr="../figures/CING_CFMUs.png"/>
                    <pic:cNvPicPr>
                      <a:picLocks noChangeAspect="1" noChangeArrowheads="1"/>
                    </pic:cNvPicPr>
                  </pic:nvPicPr>
                  <pic:blipFill>
                    <a:blip r:embed="rId5"/>
                    <a:stretch>
                      <a:fillRect/>
                    </a:stretch>
                  </pic:blipFill>
                  <pic:spPr bwMode="auto">
                    <a:xfrm>
                      <a:off x="0" y="0"/>
                      <a:ext cx="5943600" cy="3621786"/>
                    </a:xfrm>
                    <a:prstGeom prst="rect">
                      <a:avLst/>
                    </a:prstGeom>
                    <a:noFill/>
                    <a:ln w="9525">
                      <a:noFill/>
                      <a:headEnd/>
                      <a:tailEnd/>
                    </a:ln>
                  </pic:spPr>
                </pic:pic>
              </a:graphicData>
            </a:graphic>
          </wp:inline>
        </w:drawing>
      </w:r>
    </w:p>
    <w:p w14:paraId="502EA425" w14:textId="77777777" w:rsidR="00DF46F0" w:rsidRDefault="00DA162A">
      <w:r>
        <w:rPr>
          <w:b/>
          <w:bCs/>
        </w:rPr>
        <w:t>Figure 1.</w:t>
      </w:r>
      <w:r>
        <w:t xml:space="preserve"> Cook Inlet rockfish commercial fishery management units: North Gulf District (NG) and Cook Inlet District (CI).</w:t>
      </w:r>
    </w:p>
    <w:p w14:paraId="285C129C" w14:textId="77777777" w:rsidR="00DF46F0" w:rsidRDefault="00DA162A">
      <w:r>
        <w:br w:type="page"/>
      </w:r>
    </w:p>
    <w:p w14:paraId="6F42A51D" w14:textId="77777777" w:rsidR="00DF46F0" w:rsidRDefault="00DA162A">
      <w:r>
        <w:rPr>
          <w:noProof/>
        </w:rPr>
        <w:lastRenderedPageBreak/>
        <w:drawing>
          <wp:inline distT="0" distB="0" distL="0" distR="0" wp14:anchorId="2105B6BD" wp14:editId="73403870">
            <wp:extent cx="5943600" cy="3657599"/>
            <wp:effectExtent l="0" t="0" r="0" b="0"/>
            <wp:docPr id="24" name="Picture" descr="Figure 2. Prince William Sound rockfish commercial fishery management units: Prince William Sound Inside District (PWSI) and Prince William Sound Outside District (PWSO)."/>
            <wp:cNvGraphicFramePr/>
            <a:graphic xmlns:a="http://schemas.openxmlformats.org/drawingml/2006/main">
              <a:graphicData uri="http://schemas.openxmlformats.org/drawingml/2006/picture">
                <pic:pic xmlns:pic="http://schemas.openxmlformats.org/drawingml/2006/picture">
                  <pic:nvPicPr>
                    <pic:cNvPr id="25" name="Picture" descr="../figures/PWS_CFMUs.jpeg"/>
                    <pic:cNvPicPr>
                      <a:picLocks noChangeAspect="1" noChangeArrowheads="1"/>
                    </pic:cNvPicPr>
                  </pic:nvPicPr>
                  <pic:blipFill>
                    <a:blip r:embed="rId6"/>
                    <a:stretch>
                      <a:fillRect/>
                    </a:stretch>
                  </pic:blipFill>
                  <pic:spPr bwMode="auto">
                    <a:xfrm>
                      <a:off x="0" y="0"/>
                      <a:ext cx="5943600" cy="3657599"/>
                    </a:xfrm>
                    <a:prstGeom prst="rect">
                      <a:avLst/>
                    </a:prstGeom>
                    <a:noFill/>
                    <a:ln w="9525">
                      <a:noFill/>
                      <a:headEnd/>
                      <a:tailEnd/>
                    </a:ln>
                  </pic:spPr>
                </pic:pic>
              </a:graphicData>
            </a:graphic>
          </wp:inline>
        </w:drawing>
      </w:r>
    </w:p>
    <w:p w14:paraId="6AC53D72" w14:textId="77777777" w:rsidR="00DF46F0" w:rsidRDefault="00DA162A">
      <w:r>
        <w:rPr>
          <w:b/>
          <w:bCs/>
        </w:rPr>
        <w:t>Figure 2.</w:t>
      </w:r>
      <w:r>
        <w:t xml:space="preserve"> Prince William Sound rockfish commercial fishery management units: Prince William Sound Inside District (PWSI) and Prince William Sound Outside District (PWSO).</w:t>
      </w:r>
    </w:p>
    <w:p w14:paraId="2BD33E9E" w14:textId="77777777" w:rsidR="00DF46F0" w:rsidRDefault="00DA162A">
      <w:r>
        <w:br w:type="page"/>
      </w:r>
    </w:p>
    <w:p w14:paraId="62160525" w14:textId="77777777" w:rsidR="00DF46F0" w:rsidRDefault="00DA162A">
      <w:r>
        <w:rPr>
          <w:noProof/>
        </w:rPr>
        <w:lastRenderedPageBreak/>
        <w:drawing>
          <wp:inline distT="0" distB="0" distL="0" distR="0" wp14:anchorId="01C22158" wp14:editId="0F85DBCD">
            <wp:extent cx="5943600" cy="4596383"/>
            <wp:effectExtent l="0" t="0" r="0" b="0"/>
            <wp:docPr id="27" name="Picture"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wp:cNvGraphicFramePr/>
            <a:graphic xmlns:a="http://schemas.openxmlformats.org/drawingml/2006/main">
              <a:graphicData uri="http://schemas.openxmlformats.org/drawingml/2006/picture">
                <pic:pic xmlns:pic="http://schemas.openxmlformats.org/drawingml/2006/picture">
                  <pic:nvPicPr>
                    <pic:cNvPr id="28" name="Picture" descr="../figures/SE_CFMUs.png"/>
                    <pic:cNvPicPr>
                      <a:picLocks noChangeAspect="1" noChangeArrowheads="1"/>
                    </pic:cNvPicPr>
                  </pic:nvPicPr>
                  <pic:blipFill>
                    <a:blip r:embed="rId7"/>
                    <a:stretch>
                      <a:fillRect/>
                    </a:stretch>
                  </pic:blipFill>
                  <pic:spPr bwMode="auto">
                    <a:xfrm>
                      <a:off x="0" y="0"/>
                      <a:ext cx="5943600" cy="4596383"/>
                    </a:xfrm>
                    <a:prstGeom prst="rect">
                      <a:avLst/>
                    </a:prstGeom>
                    <a:noFill/>
                    <a:ln w="9525">
                      <a:noFill/>
                      <a:headEnd/>
                      <a:tailEnd/>
                    </a:ln>
                  </pic:spPr>
                </pic:pic>
              </a:graphicData>
            </a:graphic>
          </wp:inline>
        </w:drawing>
      </w:r>
    </w:p>
    <w:p w14:paraId="01D03CCE" w14:textId="77777777" w:rsidR="00DF46F0" w:rsidRDefault="00DA162A">
      <w:r>
        <w:rPr>
          <w:b/>
          <w:bCs/>
        </w:rPr>
        <w:t>Figure 3.</w:t>
      </w:r>
      <w:r>
        <w:t xml:space="preserve">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14:paraId="2CB94E94" w14:textId="77777777" w:rsidR="00DF46F0" w:rsidRDefault="00DA162A">
      <w:r>
        <w:br w:type="page"/>
      </w:r>
    </w:p>
    <w:p w14:paraId="5C084FE5" w14:textId="77777777" w:rsidR="00DF46F0" w:rsidRDefault="00DA162A">
      <w:r>
        <w:rPr>
          <w:noProof/>
        </w:rPr>
        <w:lastRenderedPageBreak/>
        <w:drawing>
          <wp:inline distT="0" distB="0" distL="0" distR="0" wp14:anchorId="1D4E0F1C" wp14:editId="56A6622A">
            <wp:extent cx="5943600" cy="3758757"/>
            <wp:effectExtent l="0" t="0" r="0" b="0"/>
            <wp:docPr id="30" name="Picture"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wp:cNvGraphicFramePr/>
            <a:graphic xmlns:a="http://schemas.openxmlformats.org/drawingml/2006/main">
              <a:graphicData uri="http://schemas.openxmlformats.org/drawingml/2006/picture">
                <pic:pic xmlns:pic="http://schemas.openxmlformats.org/drawingml/2006/picture">
                  <pic:nvPicPr>
                    <pic:cNvPr id="31" name="Picture" descr="../figures/KOD_CFMUs.png"/>
                    <pic:cNvPicPr>
                      <a:picLocks noChangeAspect="1" noChangeArrowheads="1"/>
                    </pic:cNvPicPr>
                  </pic:nvPicPr>
                  <pic:blipFill>
                    <a:blip r:embed="rId8"/>
                    <a:stretch>
                      <a:fillRect/>
                    </a:stretch>
                  </pic:blipFill>
                  <pic:spPr bwMode="auto">
                    <a:xfrm>
                      <a:off x="0" y="0"/>
                      <a:ext cx="5943600" cy="3758757"/>
                    </a:xfrm>
                    <a:prstGeom prst="rect">
                      <a:avLst/>
                    </a:prstGeom>
                    <a:noFill/>
                    <a:ln w="9525">
                      <a:noFill/>
                      <a:headEnd/>
                      <a:tailEnd/>
                    </a:ln>
                  </pic:spPr>
                </pic:pic>
              </a:graphicData>
            </a:graphic>
          </wp:inline>
        </w:drawing>
      </w:r>
    </w:p>
    <w:p w14:paraId="45EDE3A6" w14:textId="77777777" w:rsidR="00DF46F0" w:rsidRDefault="00DA162A">
      <w:r>
        <w:rPr>
          <w:b/>
          <w:bCs/>
        </w:rPr>
        <w:t>Figure 4.</w:t>
      </w:r>
      <w:r>
        <w:t xml:space="preserve">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14:paraId="524340E1" w14:textId="77777777" w:rsidR="00DF46F0" w:rsidRDefault="00DA162A">
      <w:r>
        <w:br w:type="page"/>
      </w:r>
    </w:p>
    <w:p w14:paraId="791CCEF4" w14:textId="77777777" w:rsidR="00DF46F0" w:rsidRDefault="00DA162A">
      <w:r>
        <w:rPr>
          <w:noProof/>
        </w:rPr>
        <w:lastRenderedPageBreak/>
        <w:drawing>
          <wp:inline distT="0" distB="0" distL="0" distR="0" wp14:anchorId="4810B98D" wp14:editId="44AB3D53">
            <wp:extent cx="5943600" cy="2584173"/>
            <wp:effectExtent l="0" t="0" r="0" b="0"/>
            <wp:docPr id="33" name="Picture"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wp:cNvGraphicFramePr/>
            <a:graphic xmlns:a="http://schemas.openxmlformats.org/drawingml/2006/main">
              <a:graphicData uri="http://schemas.openxmlformats.org/drawingml/2006/picture">
                <pic:pic xmlns:pic="http://schemas.openxmlformats.org/drawingml/2006/picture">
                  <pic:nvPicPr>
                    <pic:cNvPr id="34" name="Picture" descr="Rep_Figures_files/figure-docx/unnamed-chunk-6-1.png"/>
                    <pic:cNvPicPr>
                      <a:picLocks noChangeAspect="1" noChangeArrowheads="1"/>
                    </pic:cNvPicPr>
                  </pic:nvPicPr>
                  <pic:blipFill>
                    <a:blip r:embed="rId9"/>
                    <a:stretch>
                      <a:fillRect/>
                    </a:stretch>
                  </pic:blipFill>
                  <pic:spPr bwMode="auto">
                    <a:xfrm>
                      <a:off x="0" y="0"/>
                      <a:ext cx="5943600" cy="2584173"/>
                    </a:xfrm>
                    <a:prstGeom prst="rect">
                      <a:avLst/>
                    </a:prstGeom>
                    <a:noFill/>
                    <a:ln w="9525">
                      <a:noFill/>
                      <a:headEnd/>
                      <a:tailEnd/>
                    </a:ln>
                  </pic:spPr>
                </pic:pic>
              </a:graphicData>
            </a:graphic>
          </wp:inline>
        </w:drawing>
      </w:r>
    </w:p>
    <w:p w14:paraId="613C50F6" w14:textId="77777777" w:rsidR="00DF46F0" w:rsidRDefault="00DA162A">
      <w:r>
        <w:rPr>
          <w:b/>
          <w:bCs/>
        </w:rPr>
        <w:t>Figure 5.</w:t>
      </w:r>
      <w:r>
        <w:t xml:space="preserve">- Data sources for estimating rockfish harvests and releases in ADF&amp;G commercial fisheries management units. Note that initial rockfish harvest estimates were not differentiated into species </w:t>
      </w:r>
      <w:proofErr w:type="gramStart"/>
      <w:r>
        <w:t>assemblage</w:t>
      </w:r>
      <w:proofErr w:type="gramEnd"/>
      <w:r>
        <w:t xml:space="preserv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14:paraId="61FAE3FA" w14:textId="77777777" w:rsidR="00DF46F0" w:rsidRDefault="00DA162A">
      <w:r>
        <w:br w:type="page"/>
      </w:r>
    </w:p>
    <w:p w14:paraId="7108DC43" w14:textId="77777777" w:rsidR="00DF46F0" w:rsidRDefault="00DA162A">
      <w:r>
        <w:rPr>
          <w:noProof/>
        </w:rPr>
        <w:lastRenderedPageBreak/>
        <w:drawing>
          <wp:inline distT="0" distB="0" distL="0" distR="0" wp14:anchorId="785C7097" wp14:editId="0D585016">
            <wp:extent cx="5943600" cy="4134678"/>
            <wp:effectExtent l="0" t="0" r="0" b="0"/>
            <wp:docPr id="36" name="Picture" descr="Figure 6.- SWHS harvest (left) and release (right) estimates from guided trips (x-axis) versus repoted harvests from charter logbooks (y-axis)."/>
            <wp:cNvGraphicFramePr/>
            <a:graphic xmlns:a="http://schemas.openxmlformats.org/drawingml/2006/main">
              <a:graphicData uri="http://schemas.openxmlformats.org/drawingml/2006/picture">
                <pic:pic xmlns:pic="http://schemas.openxmlformats.org/drawingml/2006/picture">
                  <pic:nvPicPr>
                    <pic:cNvPr id="37" name="Picture" descr="Rep_Figures_files/figure-docx/unnamed-chunk-7-1.png"/>
                    <pic:cNvPicPr>
                      <a:picLocks noChangeAspect="1" noChangeArrowheads="1"/>
                    </pic:cNvPicPr>
                  </pic:nvPicPr>
                  <pic:blipFill>
                    <a:blip r:embed="rId10"/>
                    <a:stretch>
                      <a:fillRect/>
                    </a:stretch>
                  </pic:blipFill>
                  <pic:spPr bwMode="auto">
                    <a:xfrm>
                      <a:off x="0" y="0"/>
                      <a:ext cx="5943600" cy="4134678"/>
                    </a:xfrm>
                    <a:prstGeom prst="rect">
                      <a:avLst/>
                    </a:prstGeom>
                    <a:noFill/>
                    <a:ln w="9525">
                      <a:noFill/>
                      <a:headEnd/>
                      <a:tailEnd/>
                    </a:ln>
                  </pic:spPr>
                </pic:pic>
              </a:graphicData>
            </a:graphic>
          </wp:inline>
        </w:drawing>
      </w:r>
    </w:p>
    <w:p w14:paraId="7BF6EC80" w14:textId="13C82442" w:rsidR="00DF46F0" w:rsidRDefault="00DA162A">
      <w:r>
        <w:rPr>
          <w:b/>
          <w:bCs/>
        </w:rPr>
        <w:t>Figure 6.</w:t>
      </w:r>
      <w:r>
        <w:t>- SWHS harvest (left) and release (right) estimates from guided trips (x-axis) versus repo</w:t>
      </w:r>
      <w:ins w:id="1" w:author="Reimer, Adam M (DFG)" w:date="2025-07-01T16:20:00Z" w16du:dateUtc="2025-07-02T00:20:00Z">
        <w:r w:rsidR="00245BF5">
          <w:t>r</w:t>
        </w:r>
      </w:ins>
      <w:r>
        <w:t>ted harvests from charter logbooks (y-axis).</w:t>
      </w:r>
    </w:p>
    <w:p w14:paraId="4ADBD592" w14:textId="77777777" w:rsidR="00DF46F0" w:rsidRDefault="00DA162A">
      <w:r>
        <w:br w:type="page"/>
      </w:r>
    </w:p>
    <w:p w14:paraId="6E9D319B" w14:textId="77777777" w:rsidR="00DF46F0" w:rsidRDefault="00DA162A">
      <w:r>
        <w:rPr>
          <w:noProof/>
        </w:rPr>
        <w:lastRenderedPageBreak/>
        <w:drawing>
          <wp:inline distT="0" distB="0" distL="0" distR="0" wp14:anchorId="10051FF5" wp14:editId="2FA7A3D1">
            <wp:extent cx="5943600" cy="3343275"/>
            <wp:effectExtent l="0" t="0" r="0" b="0"/>
            <wp:docPr id="39" name="Picture"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wp:cNvGraphicFramePr/>
            <a:graphic xmlns:a="http://schemas.openxmlformats.org/drawingml/2006/main">
              <a:graphicData uri="http://schemas.openxmlformats.org/drawingml/2006/picture">
                <pic:pic xmlns:pic="http://schemas.openxmlformats.org/drawingml/2006/picture">
                  <pic:nvPicPr>
                    <pic:cNvPr id="40" name="Picture" descr="../figures/release_methods_fig.png"/>
                    <pic:cNvPicPr>
                      <a:picLocks noChangeAspect="1" noChangeArrowheads="1"/>
                    </pic:cNvPicPr>
                  </pic:nvPicPr>
                  <pic:blipFill>
                    <a:blip r:embed="rId11"/>
                    <a:stretch>
                      <a:fillRect/>
                    </a:stretch>
                  </pic:blipFill>
                  <pic:spPr bwMode="auto">
                    <a:xfrm>
                      <a:off x="0" y="0"/>
                      <a:ext cx="5943600" cy="3343275"/>
                    </a:xfrm>
                    <a:prstGeom prst="rect">
                      <a:avLst/>
                    </a:prstGeom>
                    <a:noFill/>
                    <a:ln w="9525">
                      <a:noFill/>
                      <a:headEnd/>
                      <a:tailEnd/>
                    </a:ln>
                  </pic:spPr>
                </pic:pic>
              </a:graphicData>
            </a:graphic>
          </wp:inline>
        </w:drawing>
      </w:r>
    </w:p>
    <w:p w14:paraId="1F84F2E8" w14:textId="77777777" w:rsidR="00DF46F0" w:rsidRDefault="00DA162A">
      <w:r>
        <w:rPr>
          <w:b/>
          <w:bCs/>
        </w:rPr>
        <w:t>Figure 7.</w:t>
      </w:r>
      <w:r>
        <w:t xml:space="preserve"> Schematics </w:t>
      </w:r>
      <w:proofErr w:type="gramStart"/>
      <w:r>
        <w:t>illustrating</w:t>
      </w:r>
      <w:proofErr w:type="gramEnd"/>
      <w:r>
        <w:t xml:space="preserve"> the difference in processes used by Howard et al. (2020) and the Bayesian model to </w:t>
      </w:r>
      <w:proofErr w:type="gramStart"/>
      <w:r>
        <w:t>estimates</w:t>
      </w:r>
      <w:proofErr w:type="gramEnd"/>
      <w:r>
        <w:t xml:space="preserve"> releases of rockfish by unguided anglers in Alaska waters. The Howard methods assume that the ratio of unguided</w:t>
      </w:r>
      <w:proofErr w:type="gramStart"/>
      <w:r>
        <w:t>:guided</w:t>
      </w:r>
      <w:proofErr w:type="gramEnd"/>
      <w:r>
        <w:t xml:space="preserve"> releases for all rockfish in the SWHS apply equally to all rockfish species and complexes. The Bayesian approach estimates retention probabilities separately for the three categories of rockfish in the logbook data (pelagics, yelloweye, and </w:t>
      </w:r>
      <w:r>
        <w:rPr>
          <w:i/>
          <w:iCs/>
        </w:rPr>
        <w:t>other</w:t>
      </w:r>
      <w:r>
        <w:t>) based on the retention probabilities of guided anglers evident in the logbook data.</w:t>
      </w:r>
    </w:p>
    <w:p w14:paraId="4A6781D3" w14:textId="77777777" w:rsidR="00DF46F0" w:rsidRDefault="00DA162A">
      <w:r>
        <w:br w:type="page"/>
      </w:r>
    </w:p>
    <w:p w14:paraId="7FEC69CB" w14:textId="77777777" w:rsidR="00DF46F0" w:rsidRDefault="00DA162A">
      <w:r>
        <w:rPr>
          <w:noProof/>
        </w:rPr>
        <w:lastRenderedPageBreak/>
        <w:drawing>
          <wp:inline distT="0" distB="0" distL="0" distR="0" wp14:anchorId="4D444A0A" wp14:editId="4FD9358D">
            <wp:extent cx="5943600" cy="4754880"/>
            <wp:effectExtent l="0" t="0" r="0" b="0"/>
            <wp:docPr id="42" name="Picture" descr="Figure 8. Release mortality rates used to calculate the number of released rockfish assumed to have died. The change in mortality rates in 2013 reflect the deep water release (DWR) requirements that were adopted in that year."/>
            <wp:cNvGraphicFramePr/>
            <a:graphic xmlns:a="http://schemas.openxmlformats.org/drawingml/2006/main">
              <a:graphicData uri="http://schemas.openxmlformats.org/drawingml/2006/picture">
                <pic:pic xmlns:pic="http://schemas.openxmlformats.org/drawingml/2006/picture">
                  <pic:nvPicPr>
                    <pic:cNvPr id="43" name="Picture" descr="Rep_Figures_files/figure-docx/unnamed-chunk-9-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2BA39166" w14:textId="77777777" w:rsidR="00DF46F0" w:rsidRDefault="00DA162A">
      <w:r>
        <w:rPr>
          <w:b/>
          <w:bCs/>
        </w:rPr>
        <w:t>Figure 8.</w:t>
      </w:r>
      <w:r>
        <w:t xml:space="preserve"> Release mortality rates used to calculate the number of released rockfish assumed to have died. The change in mortality rates in 2013 </w:t>
      </w:r>
      <w:proofErr w:type="gramStart"/>
      <w:r>
        <w:t>reflect</w:t>
      </w:r>
      <w:proofErr w:type="gramEnd"/>
      <w:r>
        <w:t xml:space="preserve"> the </w:t>
      </w:r>
      <w:proofErr w:type="gramStart"/>
      <w:r>
        <w:t>deep water</w:t>
      </w:r>
      <w:proofErr w:type="gramEnd"/>
      <w:r>
        <w:t xml:space="preserve"> release (DWR) requirements that were adopted in that year.</w:t>
      </w:r>
    </w:p>
    <w:p w14:paraId="3D0DCB40" w14:textId="77777777" w:rsidR="00DF46F0" w:rsidRDefault="00DA162A">
      <w:r>
        <w:br w:type="page"/>
      </w:r>
    </w:p>
    <w:p w14:paraId="553B1DE1" w14:textId="77777777" w:rsidR="00DF46F0" w:rsidRDefault="00DA162A">
      <w:r>
        <w:rPr>
          <w:noProof/>
        </w:rPr>
        <w:lastRenderedPageBreak/>
        <w:drawing>
          <wp:inline distT="0" distB="0" distL="0" distR="0" wp14:anchorId="5AE84CD8" wp14:editId="1CD8E685">
            <wp:extent cx="5943600" cy="5943600"/>
            <wp:effectExtent l="0" t="0" r="0" b="0"/>
            <wp:docPr id="45" name="Picture" descr="Figure 9.- Residuals from SWHS harvests showing the difference between model estimates with the bias correction removed and observed values in the SWHS. The CV of the SWHS data is indicated by the grey scale."/>
            <wp:cNvGraphicFramePr/>
            <a:graphic xmlns:a="http://schemas.openxmlformats.org/drawingml/2006/main">
              <a:graphicData uri="http://schemas.openxmlformats.org/drawingml/2006/picture">
                <pic:pic xmlns:pic="http://schemas.openxmlformats.org/drawingml/2006/picture">
                  <pic:nvPicPr>
                    <pic:cNvPr id="46" name="Picture" descr="Rep_Figures_files/figure-docx/unnamed-chunk-10-1.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57F63374" w14:textId="77777777" w:rsidR="00DF46F0" w:rsidRDefault="00DA162A">
      <w:r>
        <w:rPr>
          <w:b/>
          <w:bCs/>
        </w:rPr>
        <w:t>Figure 9.</w:t>
      </w:r>
      <w:r>
        <w:t xml:space="preserve">- </w:t>
      </w:r>
      <w:commentRangeStart w:id="2"/>
      <w:r>
        <w:t xml:space="preserve">Residuals from SWHS harvests </w:t>
      </w:r>
      <w:commentRangeEnd w:id="2"/>
      <w:r w:rsidR="00ED7282">
        <w:rPr>
          <w:rStyle w:val="CommentReference"/>
        </w:rPr>
        <w:commentReference w:id="2"/>
      </w:r>
      <w:r>
        <w:t xml:space="preserve">showing the difference between model estimates with the bias correction removed and observed values in the SWHS. The CV of the SWHS data is indicated </w:t>
      </w:r>
      <w:proofErr w:type="gramStart"/>
      <w:r>
        <w:t>by</w:t>
      </w:r>
      <w:proofErr w:type="gramEnd"/>
      <w:r>
        <w:t xml:space="preserve"> </w:t>
      </w:r>
      <w:proofErr w:type="gramStart"/>
      <w:r>
        <w:t>the</w:t>
      </w:r>
      <w:proofErr w:type="gramEnd"/>
      <w:r>
        <w:t xml:space="preserve"> grey scale.</w:t>
      </w:r>
    </w:p>
    <w:p w14:paraId="1B20C681" w14:textId="77777777" w:rsidR="00DF46F0" w:rsidRDefault="00DA162A">
      <w:r>
        <w:br w:type="page"/>
      </w:r>
    </w:p>
    <w:p w14:paraId="536C02C7" w14:textId="77777777" w:rsidR="00DF46F0" w:rsidRDefault="00DA162A">
      <w:r>
        <w:rPr>
          <w:noProof/>
        </w:rPr>
        <w:lastRenderedPageBreak/>
        <w:drawing>
          <wp:inline distT="0" distB="0" distL="0" distR="0" wp14:anchorId="48102CF2" wp14:editId="2F991555">
            <wp:extent cx="5943600" cy="5943600"/>
            <wp:effectExtent l="0" t="0" r="0" b="0"/>
            <wp:docPr id="48" name="Picture" descr="Figure 10.- Residual of SWHS releases showing the difference between model estimates with the bias correction removed and observed values in the SWHS. The CV of the SWHS data is indicated by the grey scale."/>
            <wp:cNvGraphicFramePr/>
            <a:graphic xmlns:a="http://schemas.openxmlformats.org/drawingml/2006/main">
              <a:graphicData uri="http://schemas.openxmlformats.org/drawingml/2006/picture">
                <pic:pic xmlns:pic="http://schemas.openxmlformats.org/drawingml/2006/picture">
                  <pic:nvPicPr>
                    <pic:cNvPr id="49" name="Picture" descr="Rep_Figures_files/figure-docx/unnamed-chunk-11-1.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71B363CE" w14:textId="77777777" w:rsidR="00DF46F0" w:rsidRDefault="00DA162A">
      <w:r>
        <w:rPr>
          <w:b/>
          <w:bCs/>
        </w:rPr>
        <w:t>Figure 10.</w:t>
      </w:r>
      <w:r>
        <w:t xml:space="preserve">- Residual of SWHS releases showing the difference between model estimates with the bias correction removed and observed values in the SWHS. The CV of the SWHS data is indicated </w:t>
      </w:r>
      <w:proofErr w:type="gramStart"/>
      <w:r>
        <w:t>by</w:t>
      </w:r>
      <w:proofErr w:type="gramEnd"/>
      <w:r>
        <w:t xml:space="preserve"> </w:t>
      </w:r>
      <w:proofErr w:type="gramStart"/>
      <w:r>
        <w:t>the</w:t>
      </w:r>
      <w:proofErr w:type="gramEnd"/>
      <w:r>
        <w:t xml:space="preserve"> grey scale.</w:t>
      </w:r>
    </w:p>
    <w:p w14:paraId="0A08DC09" w14:textId="77777777" w:rsidR="00DF46F0" w:rsidRDefault="00DA162A">
      <w:r>
        <w:br w:type="page"/>
      </w:r>
    </w:p>
    <w:p w14:paraId="10EE0509" w14:textId="77777777" w:rsidR="00DF46F0" w:rsidRDefault="00DA162A">
      <w:r>
        <w:rPr>
          <w:noProof/>
        </w:rPr>
        <w:lastRenderedPageBreak/>
        <w:drawing>
          <wp:inline distT="0" distB="0" distL="0" distR="0" wp14:anchorId="1ED43A6B" wp14:editId="4ED1DADC">
            <wp:extent cx="5943600" cy="5349240"/>
            <wp:effectExtent l="0" t="0" r="0" b="0"/>
            <wp:docPr id="51" name="Picture" descr="Figure 11.- Residuals from logbook harvests and releases with residuals shown proportional to the magnitude of the harvest and release data."/>
            <wp:cNvGraphicFramePr/>
            <a:graphic xmlns:a="http://schemas.openxmlformats.org/drawingml/2006/main">
              <a:graphicData uri="http://schemas.openxmlformats.org/drawingml/2006/picture">
                <pic:pic xmlns:pic="http://schemas.openxmlformats.org/drawingml/2006/picture">
                  <pic:nvPicPr>
                    <pic:cNvPr id="52" name="Picture" descr="Rep_Figures_files/figure-docx/unnamed-chunk-12-1.png"/>
                    <pic:cNvPicPr>
                      <a:picLocks noChangeAspect="1" noChangeArrowheads="1"/>
                    </pic:cNvPicPr>
                  </pic:nvPicPr>
                  <pic:blipFill>
                    <a:blip r:embed="rId19"/>
                    <a:stretch>
                      <a:fillRect/>
                    </a:stretch>
                  </pic:blipFill>
                  <pic:spPr bwMode="auto">
                    <a:xfrm>
                      <a:off x="0" y="0"/>
                      <a:ext cx="5943600" cy="5349240"/>
                    </a:xfrm>
                    <a:prstGeom prst="rect">
                      <a:avLst/>
                    </a:prstGeom>
                    <a:noFill/>
                    <a:ln w="9525">
                      <a:noFill/>
                      <a:headEnd/>
                      <a:tailEnd/>
                    </a:ln>
                  </pic:spPr>
                </pic:pic>
              </a:graphicData>
            </a:graphic>
          </wp:inline>
        </w:drawing>
      </w:r>
    </w:p>
    <w:p w14:paraId="1643F3DA" w14:textId="77777777" w:rsidR="00DF46F0" w:rsidRDefault="00DA162A">
      <w:r>
        <w:rPr>
          <w:b/>
          <w:bCs/>
        </w:rPr>
        <w:t>Figure 11.</w:t>
      </w:r>
      <w:r>
        <w:t>- Residuals from logbook harvests and releases with residuals shown proportional to the magnitude of the harvest and release data.</w:t>
      </w:r>
    </w:p>
    <w:p w14:paraId="47EEB3E8" w14:textId="77777777" w:rsidR="00DF46F0" w:rsidRDefault="00DA162A">
      <w:r>
        <w:br w:type="page"/>
      </w:r>
    </w:p>
    <w:p w14:paraId="2B78B096" w14:textId="77777777" w:rsidR="00DF46F0" w:rsidRDefault="00DA162A">
      <w:r>
        <w:rPr>
          <w:noProof/>
        </w:rPr>
        <w:lastRenderedPageBreak/>
        <w:drawing>
          <wp:inline distT="0" distB="0" distL="0" distR="0" wp14:anchorId="63C60868" wp14:editId="3F3D597E">
            <wp:extent cx="5943600" cy="5943600"/>
            <wp:effectExtent l="0" t="0" r="0" b="0"/>
            <wp:docPr id="54" name="Picture" descr="Figure 12.- Annual estimates of SWHS bias in harvests for 16 commerical fishing manamgent areas, 1996-2023. Note that a bias &lt; 1 indicates that the SWHS underestimates the true value and bias &gt; 1 indicates the survey overestimates the true value."/>
            <wp:cNvGraphicFramePr/>
            <a:graphic xmlns:a="http://schemas.openxmlformats.org/drawingml/2006/main">
              <a:graphicData uri="http://schemas.openxmlformats.org/drawingml/2006/picture">
                <pic:pic xmlns:pic="http://schemas.openxmlformats.org/drawingml/2006/picture">
                  <pic:nvPicPr>
                    <pic:cNvPr id="55" name="Picture" descr="Rep_Figures_files/figure-docx/unnamed-chunk-14-1.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501B3425" w14:textId="77777777" w:rsidR="00DF46F0" w:rsidRDefault="00DA162A">
      <w:r>
        <w:rPr>
          <w:b/>
          <w:bCs/>
        </w:rPr>
        <w:t>Figure 12.</w:t>
      </w:r>
      <w:r>
        <w:t xml:space="preserve">- Annual estimates of SWHS bias in harvests for 16 commerical fishing manamgent areas, 1996-2023. Note that a bias &lt; 1 indicates that the SWHS </w:t>
      </w:r>
      <w:r>
        <w:rPr>
          <w:i/>
          <w:iCs/>
        </w:rPr>
        <w:t>underestimates</w:t>
      </w:r>
      <w:r>
        <w:t xml:space="preserve"> the true value and bias &gt; 1 indicates the survey </w:t>
      </w:r>
      <w:r>
        <w:rPr>
          <w:i/>
          <w:iCs/>
        </w:rPr>
        <w:t>overestimates</w:t>
      </w:r>
      <w:r>
        <w:t xml:space="preserve"> the true value.</w:t>
      </w:r>
    </w:p>
    <w:p w14:paraId="3EAC5E7C" w14:textId="77777777" w:rsidR="00DF46F0" w:rsidRDefault="00DA162A">
      <w:r>
        <w:br w:type="page"/>
      </w:r>
    </w:p>
    <w:p w14:paraId="75B19C3A" w14:textId="77777777" w:rsidR="00DF46F0" w:rsidRDefault="00DA162A">
      <w:r>
        <w:rPr>
          <w:noProof/>
        </w:rPr>
        <w:lastRenderedPageBreak/>
        <w:drawing>
          <wp:inline distT="0" distB="0" distL="0" distR="0" wp14:anchorId="2F9F1D34" wp14:editId="063012FC">
            <wp:extent cx="5943600" cy="5943600"/>
            <wp:effectExtent l="0" t="0" r="0" b="0"/>
            <wp:docPr id="57" name="Picture" descr="Figure 13.- Annual estimates of SWHS bias in releases for 16 commerical fishing manamgent areas, 1996-2023. Note that a bias &lt; 1 indicates that the SWHS underestimates the true value and bias &gt; 1 indicates the survey overestimates the true value."/>
            <wp:cNvGraphicFramePr/>
            <a:graphic xmlns:a="http://schemas.openxmlformats.org/drawingml/2006/main">
              <a:graphicData uri="http://schemas.openxmlformats.org/drawingml/2006/picture">
                <pic:pic xmlns:pic="http://schemas.openxmlformats.org/drawingml/2006/picture">
                  <pic:nvPicPr>
                    <pic:cNvPr id="58" name="Picture" descr="Rep_Figures_files/figure-docx/unnamed-chunk-15-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39C34D77" w14:textId="77777777" w:rsidR="00DF46F0" w:rsidRDefault="00DA162A">
      <w:r>
        <w:rPr>
          <w:b/>
          <w:bCs/>
        </w:rPr>
        <w:t>Figure 13.</w:t>
      </w:r>
      <w:r>
        <w:t xml:space="preserve">- Annual estimates of SWHS bias in releases for 16 commerical fishing manamgent areas, 1996-2023. Note that a bias &lt; 1 indicates that the SWHS </w:t>
      </w:r>
      <w:r>
        <w:rPr>
          <w:i/>
          <w:iCs/>
        </w:rPr>
        <w:t>underestimates</w:t>
      </w:r>
      <w:r>
        <w:t xml:space="preserve"> the true value and bias &gt; 1 indicates the survey </w:t>
      </w:r>
      <w:r>
        <w:rPr>
          <w:i/>
          <w:iCs/>
        </w:rPr>
        <w:t>overestimates</w:t>
      </w:r>
      <w:r>
        <w:t xml:space="preserve"> the true value.</w:t>
      </w:r>
    </w:p>
    <w:p w14:paraId="147F9364" w14:textId="77777777" w:rsidR="00DF46F0" w:rsidRDefault="00DA162A">
      <w:r>
        <w:br w:type="page"/>
      </w:r>
    </w:p>
    <w:p w14:paraId="7D462FE7" w14:textId="77777777" w:rsidR="00DF46F0" w:rsidRDefault="00DA162A">
      <w:r>
        <w:rPr>
          <w:noProof/>
        </w:rPr>
        <w:lastRenderedPageBreak/>
        <w:drawing>
          <wp:inline distT="0" distB="0" distL="0" distR="0" wp14:anchorId="7D54FEC5" wp14:editId="40BED8BB">
            <wp:extent cx="5943600" cy="4754880"/>
            <wp:effectExtent l="0" t="0" r="0" b="0"/>
            <wp:docPr id="60" name="Picture" descr="Figure 14.- Mean SWHS bias for harvests and catches. Note that a bias &lt; 1 indicates that the SWHS underestimates the true value and bias &gt; 1 indicates the survey overestimates the true value."/>
            <wp:cNvGraphicFramePr/>
            <a:graphic xmlns:a="http://schemas.openxmlformats.org/drawingml/2006/main">
              <a:graphicData uri="http://schemas.openxmlformats.org/drawingml/2006/picture">
                <pic:pic xmlns:pic="http://schemas.openxmlformats.org/drawingml/2006/picture">
                  <pic:nvPicPr>
                    <pic:cNvPr id="61" name="Picture" descr="Rep_Figures_files/figure-docx/unnamed-chunk-16-1.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08A8A330" w14:textId="77777777" w:rsidR="00DF46F0" w:rsidRDefault="00DA162A">
      <w:r>
        <w:rPr>
          <w:b/>
          <w:bCs/>
        </w:rPr>
        <w:t>Figure 14.</w:t>
      </w:r>
      <w:r>
        <w:t xml:space="preserve">- Mean SWHS bias for harvests and catches. Note that a bias &lt; 1 indicates that the SWHS </w:t>
      </w:r>
      <w:r>
        <w:rPr>
          <w:i/>
          <w:iCs/>
        </w:rPr>
        <w:t>underestimates</w:t>
      </w:r>
      <w:r>
        <w:t xml:space="preserve"> the true value and bias &gt; 1 indicates the survey </w:t>
      </w:r>
      <w:r>
        <w:rPr>
          <w:i/>
          <w:iCs/>
        </w:rPr>
        <w:t>overestimates</w:t>
      </w:r>
      <w:r>
        <w:t xml:space="preserve"> the true value.</w:t>
      </w:r>
    </w:p>
    <w:p w14:paraId="48891C10" w14:textId="77777777" w:rsidR="00DF46F0" w:rsidRDefault="00DA162A">
      <w:r>
        <w:br w:type="page"/>
      </w:r>
    </w:p>
    <w:p w14:paraId="4F06716C" w14:textId="77777777" w:rsidR="00DF46F0" w:rsidRDefault="00DA162A">
      <w:r>
        <w:rPr>
          <w:noProof/>
        </w:rPr>
        <w:lastRenderedPageBreak/>
        <w:drawing>
          <wp:inline distT="0" distB="0" distL="0" distR="0" wp14:anchorId="748D5FDD" wp14:editId="6EA38AA2">
            <wp:extent cx="5943600" cy="5943600"/>
            <wp:effectExtent l="0" t="0" r="0" b="0"/>
            <wp:docPr id="63" name="Picture" descr="Figure 15.- Annual proportion of pelagic rockfish catch that was harvested. Note that pre-1990 estimates are used to estimate catch in these years when catch estimates are not available."/>
            <wp:cNvGraphicFramePr/>
            <a:graphic xmlns:a="http://schemas.openxmlformats.org/drawingml/2006/main">
              <a:graphicData uri="http://schemas.openxmlformats.org/drawingml/2006/picture">
                <pic:pic xmlns:pic="http://schemas.openxmlformats.org/drawingml/2006/picture">
                  <pic:nvPicPr>
                    <pic:cNvPr id="64" name="Picture" descr="Rep_Figures_files/figure-docx/unnamed-chunk-17-1.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453A0D62" w14:textId="77777777" w:rsidR="00DF46F0" w:rsidRDefault="00DA162A">
      <w:r>
        <w:rPr>
          <w:b/>
          <w:bCs/>
        </w:rPr>
        <w:t>Figure 15.</w:t>
      </w:r>
      <w:r>
        <w:t xml:space="preserve">- </w:t>
      </w:r>
      <w:commentRangeStart w:id="3"/>
      <w:r>
        <w:t>Annual proportion of pelagic rockfish catch that was harvested</w:t>
      </w:r>
      <w:commentRangeEnd w:id="3"/>
      <w:r w:rsidR="00E533DC">
        <w:rPr>
          <w:rStyle w:val="CommentReference"/>
        </w:rPr>
        <w:commentReference w:id="3"/>
      </w:r>
      <w:r>
        <w:t>. Note that pre-1990 estimates are used to estimate catch in these years when catch estimates are not available.</w:t>
      </w:r>
    </w:p>
    <w:p w14:paraId="5F203793" w14:textId="77777777" w:rsidR="00DF46F0" w:rsidRDefault="00DA162A">
      <w:r>
        <w:br w:type="page"/>
      </w:r>
    </w:p>
    <w:p w14:paraId="7200ED79" w14:textId="77777777" w:rsidR="00DF46F0" w:rsidRDefault="00DA162A">
      <w:r>
        <w:rPr>
          <w:noProof/>
        </w:rPr>
        <w:lastRenderedPageBreak/>
        <w:drawing>
          <wp:inline distT="0" distB="0" distL="0" distR="0" wp14:anchorId="130A51AE" wp14:editId="0DEC3830">
            <wp:extent cx="5943600" cy="5943600"/>
            <wp:effectExtent l="0" t="0" r="0" b="0"/>
            <wp:docPr id="66" name="Picture" descr="Figure 16.- Annual proportion of yelloweye rockfish catch that was harvested. Note that pre-1990 estimates are used to estimate catch in these years when catch estimates are not available."/>
            <wp:cNvGraphicFramePr/>
            <a:graphic xmlns:a="http://schemas.openxmlformats.org/drawingml/2006/main">
              <a:graphicData uri="http://schemas.openxmlformats.org/drawingml/2006/picture">
                <pic:pic xmlns:pic="http://schemas.openxmlformats.org/drawingml/2006/picture">
                  <pic:nvPicPr>
                    <pic:cNvPr id="67" name="Picture" descr="Rep_Figures_files/figure-docx/unnamed-chunk-18-1.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28A32A74" w14:textId="77777777" w:rsidR="00DF46F0" w:rsidRDefault="00DA162A">
      <w:r>
        <w:rPr>
          <w:b/>
          <w:bCs/>
        </w:rPr>
        <w:t>Figure 16.</w:t>
      </w:r>
      <w:r>
        <w:t>- Annual proportion of yelloweye rockfish catch that was harvested. Note that pre-1990 estimates are used to estimate catch in these years when catch estimates are not available.</w:t>
      </w:r>
    </w:p>
    <w:p w14:paraId="16A06269" w14:textId="77777777" w:rsidR="00DF46F0" w:rsidRDefault="00DA162A">
      <w:r>
        <w:br w:type="page"/>
      </w:r>
    </w:p>
    <w:p w14:paraId="21EC0773" w14:textId="77777777" w:rsidR="00DF46F0" w:rsidRDefault="00DA162A">
      <w:r>
        <w:rPr>
          <w:noProof/>
        </w:rPr>
        <w:lastRenderedPageBreak/>
        <w:drawing>
          <wp:inline distT="0" distB="0" distL="0" distR="0" wp14:anchorId="3A3430DA" wp14:editId="7F42E37F">
            <wp:extent cx="5943600" cy="5943600"/>
            <wp:effectExtent l="0" t="0" r="0" b="0"/>
            <wp:docPr id="69" name="Picture" descr="Figure 17.- Annual proportion of other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wp:cNvGraphicFramePr/>
            <a:graphic xmlns:a="http://schemas.openxmlformats.org/drawingml/2006/main">
              <a:graphicData uri="http://schemas.openxmlformats.org/drawingml/2006/picture">
                <pic:pic xmlns:pic="http://schemas.openxmlformats.org/drawingml/2006/picture">
                  <pic:nvPicPr>
                    <pic:cNvPr id="70" name="Picture" descr="Rep_Figures_files/figure-docx/unnamed-chunk-19-1.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76E68E2E" w14:textId="77777777" w:rsidR="00DF46F0" w:rsidRDefault="00DA162A">
      <w:r>
        <w:rPr>
          <w:b/>
          <w:bCs/>
        </w:rPr>
        <w:t>Figure 17.</w:t>
      </w:r>
      <w:r>
        <w:t xml:space="preserve">- Annual proportion of </w:t>
      </w:r>
      <w:r>
        <w:rPr>
          <w:i/>
          <w:iCs/>
        </w:rPr>
        <w:t>other</w:t>
      </w:r>
      <w:r>
        <w:t xml:space="preserve">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14:paraId="05E97EE3" w14:textId="77777777" w:rsidR="00DF46F0" w:rsidRDefault="00DA162A">
      <w:r>
        <w:br w:type="page"/>
      </w:r>
    </w:p>
    <w:p w14:paraId="69B58DD3" w14:textId="77777777" w:rsidR="00DF46F0" w:rsidRDefault="00DA162A">
      <w:r>
        <w:rPr>
          <w:noProof/>
        </w:rPr>
        <w:lastRenderedPageBreak/>
        <w:drawing>
          <wp:inline distT="0" distB="0" distL="0" distR="0" wp14:anchorId="441E8A34" wp14:editId="62A8CB86">
            <wp:extent cx="5943600" cy="5943600"/>
            <wp:effectExtent l="0" t="0" r="0" b="0"/>
            <wp:docPr id="72" name="Picture" descr="Figure 18.- Annual estimates of the percent of the sport harvest that was pelagic rockfish for 16 commerical fishing manamgent areas, 1996-2023."/>
            <wp:cNvGraphicFramePr/>
            <a:graphic xmlns:a="http://schemas.openxmlformats.org/drawingml/2006/main">
              <a:graphicData uri="http://schemas.openxmlformats.org/drawingml/2006/picture">
                <pic:pic xmlns:pic="http://schemas.openxmlformats.org/drawingml/2006/picture">
                  <pic:nvPicPr>
                    <pic:cNvPr id="73" name="Picture" descr="Rep_Figures_files/figure-docx/unnamed-chunk-20-1.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750EBCCD" w14:textId="77777777" w:rsidR="00DF46F0" w:rsidRDefault="00DA162A">
      <w:r>
        <w:rPr>
          <w:b/>
          <w:bCs/>
        </w:rPr>
        <w:t>Figure 18.</w:t>
      </w:r>
      <w:r>
        <w:t xml:space="preserve">- Annual estimates of the </w:t>
      </w:r>
      <w:proofErr w:type="gramStart"/>
      <w:r>
        <w:t>percent</w:t>
      </w:r>
      <w:proofErr w:type="gramEnd"/>
      <w:r>
        <w:t xml:space="preserve"> of the sport harvest that was pelagic rockfish for 16 commerical fishing manamgent areas, 1996-2023.</w:t>
      </w:r>
    </w:p>
    <w:p w14:paraId="516E0CEB" w14:textId="77777777" w:rsidR="00DF46F0" w:rsidRDefault="00DA162A">
      <w:r>
        <w:br w:type="page"/>
      </w:r>
    </w:p>
    <w:p w14:paraId="05F2645F" w14:textId="77777777" w:rsidR="00DF46F0" w:rsidRDefault="00DA162A">
      <w:r>
        <w:rPr>
          <w:noProof/>
        </w:rPr>
        <w:lastRenderedPageBreak/>
        <w:drawing>
          <wp:inline distT="0" distB="0" distL="0" distR="0" wp14:anchorId="0094BD55" wp14:editId="65301DB3">
            <wp:extent cx="5943600" cy="5943600"/>
            <wp:effectExtent l="0" t="0" r="0" b="0"/>
            <wp:docPr id="75" name="Picture" descr="Figure 19.-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wp:cNvGraphicFramePr/>
            <a:graphic xmlns:a="http://schemas.openxmlformats.org/drawingml/2006/main">
              <a:graphicData uri="http://schemas.openxmlformats.org/drawingml/2006/picture">
                <pic:pic xmlns:pic="http://schemas.openxmlformats.org/drawingml/2006/picture">
                  <pic:nvPicPr>
                    <pic:cNvPr id="76" name="Picture" descr="Rep_Figures_files/figure-docx/unnamed-chunk-21-1.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3F01518D" w14:textId="77777777" w:rsidR="00DF46F0" w:rsidRDefault="00DA162A">
      <w:r>
        <w:rPr>
          <w:b/>
          <w:bCs/>
        </w:rPr>
        <w:t>Figure 19.</w:t>
      </w:r>
      <w:r>
        <w:t>-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14:paraId="30A25B2D" w14:textId="77777777" w:rsidR="00DF46F0" w:rsidRDefault="00DA162A">
      <w:r>
        <w:br w:type="page"/>
      </w:r>
    </w:p>
    <w:p w14:paraId="5F9095BA" w14:textId="77777777" w:rsidR="00DF46F0" w:rsidRDefault="00DA162A">
      <w:r>
        <w:rPr>
          <w:noProof/>
        </w:rPr>
        <w:lastRenderedPageBreak/>
        <w:drawing>
          <wp:inline distT="0" distB="0" distL="0" distR="0" wp14:anchorId="01F0423C" wp14:editId="7929AD71">
            <wp:extent cx="5943600" cy="5943600"/>
            <wp:effectExtent l="0" t="0" r="0" b="0"/>
            <wp:docPr id="78" name="Picture" descr="Figure 20.-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wp:cNvGraphicFramePr/>
            <a:graphic xmlns:a="http://schemas.openxmlformats.org/drawingml/2006/main">
              <a:graphicData uri="http://schemas.openxmlformats.org/drawingml/2006/picture">
                <pic:pic xmlns:pic="http://schemas.openxmlformats.org/drawingml/2006/picture">
                  <pic:nvPicPr>
                    <pic:cNvPr id="79" name="Picture" descr="Rep_Figures_files/figure-docx/unnamed-chunk-22-1.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48CCEC3E" w14:textId="77777777" w:rsidR="00DF46F0" w:rsidRDefault="00DA162A">
      <w:r>
        <w:rPr>
          <w:b/>
          <w:bCs/>
        </w:rPr>
        <w:t>Figure 20.</w:t>
      </w:r>
      <w:r>
        <w:t xml:space="preserve">- Annual estimates of the percent of </w:t>
      </w:r>
      <w:proofErr w:type="gramStart"/>
      <w:r>
        <w:t>the sport</w:t>
      </w:r>
      <w:proofErr w:type="gramEnd"/>
      <w:r>
        <w:t xml:space="preserve"> harvest of non-pelagic rockfish that were yelloweye rockfish for 16 commerical fishing manamgent areas, 1996-2023. Note that P(yelloweye) is the the proportion relative to non-pelagics for Central and Kodiak areas but is relative to DSR for Southeast areas.</w:t>
      </w:r>
    </w:p>
    <w:p w14:paraId="788FE109" w14:textId="77777777" w:rsidR="00DF46F0" w:rsidRDefault="00DA162A">
      <w:r>
        <w:br w:type="page"/>
      </w:r>
    </w:p>
    <w:p w14:paraId="42B9004B" w14:textId="77777777" w:rsidR="00DF46F0" w:rsidRDefault="00DA162A">
      <w:r>
        <w:rPr>
          <w:noProof/>
        </w:rPr>
        <w:lastRenderedPageBreak/>
        <w:drawing>
          <wp:inline distT="0" distB="0" distL="0" distR="0" wp14:anchorId="4EEFCA5A" wp14:editId="6032CAAA">
            <wp:extent cx="5943600" cy="2971800"/>
            <wp:effectExtent l="0" t="0" r="0" b="0"/>
            <wp:docPr id="81" name="Picture" descr="Figure 21.- Annual estimates of the percent of the sport harvest of non-pelagic rockfish that were DSR rockfish for 6 Southeast commerical fishing manamgent areas, 1996-2023."/>
            <wp:cNvGraphicFramePr/>
            <a:graphic xmlns:a="http://schemas.openxmlformats.org/drawingml/2006/main">
              <a:graphicData uri="http://schemas.openxmlformats.org/drawingml/2006/picture">
                <pic:pic xmlns:pic="http://schemas.openxmlformats.org/drawingml/2006/picture">
                  <pic:nvPicPr>
                    <pic:cNvPr id="82" name="Picture" descr="Rep_Figures_files/figure-docx/unnamed-chunk-23-1.png"/>
                    <pic:cNvPicPr>
                      <a:picLocks noChangeAspect="1" noChangeArrowheads="1"/>
                    </pic:cNvPicPr>
                  </pic:nvPicPr>
                  <pic:blipFill>
                    <a:blip r:embed="rId29"/>
                    <a:stretch>
                      <a:fillRect/>
                    </a:stretch>
                  </pic:blipFill>
                  <pic:spPr bwMode="auto">
                    <a:xfrm>
                      <a:off x="0" y="0"/>
                      <a:ext cx="5943600" cy="2971800"/>
                    </a:xfrm>
                    <a:prstGeom prst="rect">
                      <a:avLst/>
                    </a:prstGeom>
                    <a:noFill/>
                    <a:ln w="9525">
                      <a:noFill/>
                      <a:headEnd/>
                      <a:tailEnd/>
                    </a:ln>
                  </pic:spPr>
                </pic:pic>
              </a:graphicData>
            </a:graphic>
          </wp:inline>
        </w:drawing>
      </w:r>
    </w:p>
    <w:p w14:paraId="4E4D17FC" w14:textId="77777777" w:rsidR="00DF46F0" w:rsidRDefault="00DA162A">
      <w:r>
        <w:rPr>
          <w:b/>
          <w:bCs/>
        </w:rPr>
        <w:t>Figure 21.</w:t>
      </w:r>
      <w:r>
        <w:t>- Annual estimates of the percent of the sport harvest of non-pelagic rockfish that were DSR rockfish for 6 Southeast commerical fishing manamgent areas, 1996-2023.</w:t>
      </w:r>
    </w:p>
    <w:p w14:paraId="7E9DF71C" w14:textId="77777777" w:rsidR="00DF46F0" w:rsidRDefault="00DA162A">
      <w:r>
        <w:br w:type="page"/>
      </w:r>
    </w:p>
    <w:p w14:paraId="0D1DE1D7" w14:textId="77777777" w:rsidR="00DF46F0" w:rsidRDefault="00DA162A">
      <w:r>
        <w:rPr>
          <w:noProof/>
        </w:rPr>
        <w:lastRenderedPageBreak/>
        <w:drawing>
          <wp:inline distT="0" distB="0" distL="0" distR="0" wp14:anchorId="1795D226" wp14:editId="69ABAEFA">
            <wp:extent cx="5943600" cy="2971800"/>
            <wp:effectExtent l="0" t="0" r="0" b="0"/>
            <wp:docPr id="84" name="Picture" descr="Figure 22.-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wp:cNvGraphicFramePr/>
            <a:graphic xmlns:a="http://schemas.openxmlformats.org/drawingml/2006/main">
              <a:graphicData uri="http://schemas.openxmlformats.org/drawingml/2006/picture">
                <pic:pic xmlns:pic="http://schemas.openxmlformats.org/drawingml/2006/picture">
                  <pic:nvPicPr>
                    <pic:cNvPr id="85" name="Picture" descr="Rep_Figures_files/figure-docx/unnamed-chunk-24-1.png"/>
                    <pic:cNvPicPr>
                      <a:picLocks noChangeAspect="1" noChangeArrowheads="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14:paraId="4E6DA18A" w14:textId="77777777" w:rsidR="00DF46F0" w:rsidRDefault="00DA162A">
      <w:r>
        <w:rPr>
          <w:b/>
          <w:bCs/>
        </w:rPr>
        <w:t>Figure 22.</w:t>
      </w:r>
      <w:r>
        <w:t>-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14:paraId="5EDAF9F5" w14:textId="77777777" w:rsidR="00DF46F0" w:rsidRDefault="00DA162A">
      <w:r>
        <w:br w:type="page"/>
      </w:r>
    </w:p>
    <w:p w14:paraId="11B40925" w14:textId="77777777" w:rsidR="00DF46F0" w:rsidRDefault="00DA162A">
      <w:r>
        <w:rPr>
          <w:noProof/>
        </w:rPr>
        <w:lastRenderedPageBreak/>
        <w:drawing>
          <wp:inline distT="0" distB="0" distL="0" distR="0" wp14:anchorId="7A64AF58" wp14:editId="03A7ACD9">
            <wp:extent cx="5943600" cy="2971800"/>
            <wp:effectExtent l="0" t="0" r="0" b="0"/>
            <wp:docPr id="87" name="Picture" descr="Figure 23.- Annual estimates of the percent of the sport non-pelagic, non-yelloweye releases that were slope rockfish for 6 southeast commerical fishing manamgent areas, 1996-2023."/>
            <wp:cNvGraphicFramePr/>
            <a:graphic xmlns:a="http://schemas.openxmlformats.org/drawingml/2006/main">
              <a:graphicData uri="http://schemas.openxmlformats.org/drawingml/2006/picture">
                <pic:pic xmlns:pic="http://schemas.openxmlformats.org/drawingml/2006/picture">
                  <pic:nvPicPr>
                    <pic:cNvPr id="88" name="Picture" descr="Rep_Figures_files/figure-docx/unnamed-chunk-25-1.png"/>
                    <pic:cNvPicPr>
                      <a:picLocks noChangeAspect="1" noChangeArrowheads="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p>
    <w:p w14:paraId="42CF7B73" w14:textId="77777777" w:rsidR="00DF46F0" w:rsidRDefault="00DA162A">
      <w:r>
        <w:rPr>
          <w:b/>
          <w:bCs/>
        </w:rPr>
        <w:t>Figure 23.</w:t>
      </w:r>
      <w:r>
        <w:t xml:space="preserve">- Annual estimates of the </w:t>
      </w:r>
      <w:proofErr w:type="gramStart"/>
      <w:r>
        <w:t>percent</w:t>
      </w:r>
      <w:proofErr w:type="gramEnd"/>
      <w:r>
        <w:t xml:space="preserve"> of the sport non-pelagic, non-yelloweye releases that were slope rockfish for 6 southeast commerical fishing manamgent areas, 1996-2023.</w:t>
      </w:r>
    </w:p>
    <w:p w14:paraId="2CBFCEA9" w14:textId="77777777" w:rsidR="00DF46F0" w:rsidRDefault="00DA162A">
      <w:r>
        <w:br w:type="page"/>
      </w:r>
    </w:p>
    <w:p w14:paraId="5567E1BD" w14:textId="77777777" w:rsidR="00DF46F0" w:rsidRDefault="00DA162A">
      <w:r>
        <w:rPr>
          <w:noProof/>
        </w:rPr>
        <w:lastRenderedPageBreak/>
        <w:drawing>
          <wp:inline distT="0" distB="0" distL="0" distR="0" wp14:anchorId="529EA745" wp14:editId="2B83E2E0">
            <wp:extent cx="5943600" cy="5943600"/>
            <wp:effectExtent l="0" t="0" r="0" b="0"/>
            <wp:docPr id="90" name="Picture" descr="Figure 24.- Annual estimates of the percent of harvest by charter anglers for 16 commerical fishing manamgent areas, 1996-2023."/>
            <wp:cNvGraphicFramePr/>
            <a:graphic xmlns:a="http://schemas.openxmlformats.org/drawingml/2006/main">
              <a:graphicData uri="http://schemas.openxmlformats.org/drawingml/2006/picture">
                <pic:pic xmlns:pic="http://schemas.openxmlformats.org/drawingml/2006/picture">
                  <pic:nvPicPr>
                    <pic:cNvPr id="91" name="Picture" descr="Rep_Figures_files/figure-docx/unnamed-chunk-26-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14:paraId="0D4C0048" w14:textId="77777777" w:rsidR="00DF46F0" w:rsidRDefault="00DA162A">
      <w:r>
        <w:rPr>
          <w:b/>
          <w:bCs/>
        </w:rPr>
        <w:t>Figure 24.</w:t>
      </w:r>
      <w:r>
        <w:t>- Annual estimates of the percent of harvest by charter anglers for 16 commerical fishing manamgent areas, 1996-2023.</w:t>
      </w:r>
    </w:p>
    <w:p w14:paraId="37B37DDC" w14:textId="77777777" w:rsidR="00DF46F0" w:rsidRDefault="00DA162A">
      <w:r>
        <w:br w:type="page"/>
      </w:r>
    </w:p>
    <w:p w14:paraId="7BF02122" w14:textId="77777777" w:rsidR="00DF46F0" w:rsidRDefault="00DA162A">
      <w:r>
        <w:rPr>
          <w:noProof/>
        </w:rPr>
        <w:lastRenderedPageBreak/>
        <w:drawing>
          <wp:inline distT="0" distB="0" distL="0" distR="0" wp14:anchorId="7DA378EC" wp14:editId="0362F5DE">
            <wp:extent cx="5943600" cy="4754880"/>
            <wp:effectExtent l="0" t="0" r="0" b="0"/>
            <wp:docPr id="93" name="Picture" descr="Figure 25.- Total rockfish harvest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94" name="Picture" descr="Rep_Figures_files/figure-docx/unnamed-chunk-27-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14:paraId="463408BE" w14:textId="77777777" w:rsidR="00DF46F0" w:rsidRDefault="00DA162A">
      <w:r>
        <w:rPr>
          <w:b/>
          <w:bCs/>
        </w:rPr>
        <w:t>Figure 25.</w:t>
      </w:r>
      <w:r>
        <w:t>- Total rockfish harvests 1996-2023. Lines and error polygons represent model estimates and points represent Howard et al estimates.</w:t>
      </w:r>
    </w:p>
    <w:p w14:paraId="5540305F" w14:textId="77777777" w:rsidR="00DF46F0" w:rsidRDefault="00DA162A">
      <w:r>
        <w:br w:type="page"/>
      </w:r>
    </w:p>
    <w:p w14:paraId="1A8C9411" w14:textId="77777777" w:rsidR="00DF46F0" w:rsidRDefault="00DA162A">
      <w:r>
        <w:rPr>
          <w:noProof/>
        </w:rPr>
        <w:lastRenderedPageBreak/>
        <w:drawing>
          <wp:inline distT="0" distB="0" distL="0" distR="0" wp14:anchorId="067EEA24" wp14:editId="4DE92C29">
            <wp:extent cx="5943600" cy="5943600"/>
            <wp:effectExtent l="0" t="0" r="0" b="0"/>
            <wp:docPr id="96" name="Picture" descr="Figure 26.- Black rockfish harvest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97" name="Picture" descr="Rep_Figures_files/figure-docx/unnamed-chunk-28-1.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1E1904B4" w14:textId="77777777" w:rsidR="00DF46F0" w:rsidRDefault="00DA162A">
      <w:r>
        <w:rPr>
          <w:b/>
          <w:bCs/>
        </w:rPr>
        <w:t>Figure 26.</w:t>
      </w:r>
      <w:r>
        <w:t>- Black rockfish harvests 1996–2023. Lines and error polygons represent model estimates and points represent Howard et al estimates.</w:t>
      </w:r>
    </w:p>
    <w:p w14:paraId="40D62D88" w14:textId="77777777" w:rsidR="00DF46F0" w:rsidRDefault="00DA162A">
      <w:r>
        <w:br w:type="page"/>
      </w:r>
    </w:p>
    <w:p w14:paraId="739D8076" w14:textId="77777777" w:rsidR="00DF46F0" w:rsidRDefault="00DA162A">
      <w:r>
        <w:rPr>
          <w:noProof/>
        </w:rPr>
        <w:lastRenderedPageBreak/>
        <w:drawing>
          <wp:inline distT="0" distB="0" distL="0" distR="0" wp14:anchorId="05500CDF" wp14:editId="6B0A70AB">
            <wp:extent cx="5943600" cy="5943600"/>
            <wp:effectExtent l="0" t="0" r="0" b="0"/>
            <wp:docPr id="99" name="Picture" descr="Figure 27.- Yellow rockfish harvest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00" name="Picture" descr="Rep_Figures_files/figure-docx/unnamed-chunk-29-1.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14:paraId="7C5628B2" w14:textId="77777777" w:rsidR="00DF46F0" w:rsidRDefault="00DA162A">
      <w:r>
        <w:rPr>
          <w:b/>
          <w:bCs/>
        </w:rPr>
        <w:t>Figure 27.</w:t>
      </w:r>
      <w:r>
        <w:t>- Yellow rockfish harvests 1996–2023. Lines and error polygons represent model estimates and points represent Howard et al estimates.</w:t>
      </w:r>
    </w:p>
    <w:p w14:paraId="1064425B" w14:textId="77777777" w:rsidR="00DF46F0" w:rsidRDefault="00DA162A">
      <w:r>
        <w:br w:type="page"/>
      </w:r>
    </w:p>
    <w:p w14:paraId="7152631D" w14:textId="77777777" w:rsidR="00DF46F0" w:rsidRDefault="00DA162A">
      <w:r>
        <w:rPr>
          <w:noProof/>
        </w:rPr>
        <w:lastRenderedPageBreak/>
        <w:drawing>
          <wp:inline distT="0" distB="0" distL="0" distR="0" wp14:anchorId="0A915007" wp14:editId="03B7D26C">
            <wp:extent cx="5943600" cy="2971800"/>
            <wp:effectExtent l="0" t="0" r="0" b="0"/>
            <wp:docPr id="102" name="Picture" descr="Figure 28.- DSR rockfish (excluding yelloweye) harvest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03" name="Picture" descr="Rep_Figures_files/figure-docx/unnamed-chunk-30-1.png"/>
                    <pic:cNvPicPr>
                      <a:picLocks noChangeAspect="1" noChangeArrowheads="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14:paraId="00B1495F" w14:textId="77777777" w:rsidR="00DF46F0" w:rsidRDefault="00DA162A">
      <w:r>
        <w:rPr>
          <w:b/>
          <w:bCs/>
        </w:rPr>
        <w:t>Figure 28.</w:t>
      </w:r>
      <w:r>
        <w:t>- DSR rockfish (excluding yelloweye) harvests 1996–2023. Lines and error polygons represent model estimates and points represent Howard et al estimates.</w:t>
      </w:r>
    </w:p>
    <w:p w14:paraId="2C58827A" w14:textId="77777777" w:rsidR="00DF46F0" w:rsidRDefault="00DA162A">
      <w:r>
        <w:br w:type="page"/>
      </w:r>
    </w:p>
    <w:p w14:paraId="5A92484E" w14:textId="77777777" w:rsidR="00DF46F0" w:rsidRDefault="00DA162A">
      <w:r>
        <w:rPr>
          <w:noProof/>
        </w:rPr>
        <w:lastRenderedPageBreak/>
        <w:drawing>
          <wp:inline distT="0" distB="0" distL="0" distR="0" wp14:anchorId="3E101D5A" wp14:editId="0B42CE4E">
            <wp:extent cx="5943600" cy="2971800"/>
            <wp:effectExtent l="0" t="0" r="0" b="0"/>
            <wp:docPr id="105" name="Picture" descr="Figure 29.- Slope rockfish harvest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06" name="Picture" descr="Rep_Figures_files/figure-docx/unnamed-chunk-31-1.png"/>
                    <pic:cNvPicPr>
                      <a:picLocks noChangeAspect="1" noChangeArrowheads="1"/>
                    </pic:cNvPicPr>
                  </pic:nvPicPr>
                  <pic:blipFill>
                    <a:blip r:embed="rId37"/>
                    <a:stretch>
                      <a:fillRect/>
                    </a:stretch>
                  </pic:blipFill>
                  <pic:spPr bwMode="auto">
                    <a:xfrm>
                      <a:off x="0" y="0"/>
                      <a:ext cx="5943600" cy="2971800"/>
                    </a:xfrm>
                    <a:prstGeom prst="rect">
                      <a:avLst/>
                    </a:prstGeom>
                    <a:noFill/>
                    <a:ln w="9525">
                      <a:noFill/>
                      <a:headEnd/>
                      <a:tailEnd/>
                    </a:ln>
                  </pic:spPr>
                </pic:pic>
              </a:graphicData>
            </a:graphic>
          </wp:inline>
        </w:drawing>
      </w:r>
    </w:p>
    <w:p w14:paraId="38ECB057" w14:textId="77777777" w:rsidR="00DF46F0" w:rsidRDefault="00DA162A">
      <w:r>
        <w:rPr>
          <w:b/>
          <w:bCs/>
        </w:rPr>
        <w:t>Figure 29.</w:t>
      </w:r>
      <w:r>
        <w:t>- Slope rockfish harvests 1996-2023. Lines and error polygons represent model estimates and points represent Howard et al estimates.</w:t>
      </w:r>
    </w:p>
    <w:p w14:paraId="6B35CD39" w14:textId="77777777" w:rsidR="00DF46F0" w:rsidRDefault="00DA162A">
      <w:r>
        <w:br w:type="page"/>
      </w:r>
    </w:p>
    <w:p w14:paraId="0A0EF8D3" w14:textId="77777777" w:rsidR="00DF46F0" w:rsidRDefault="00DA162A">
      <w:r>
        <w:rPr>
          <w:noProof/>
        </w:rPr>
        <w:lastRenderedPageBreak/>
        <w:drawing>
          <wp:inline distT="0" distB="0" distL="0" distR="0" wp14:anchorId="1CF13A30" wp14:editId="6D521196">
            <wp:extent cx="5943600" cy="4754880"/>
            <wp:effectExtent l="0" t="0" r="0" b="0"/>
            <wp:docPr id="108" name="Picture" descr="Figure 30.- Total rockfish release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09" name="Picture" descr="Rep_Figures_files/figure-docx/unnamed-chunk-32-1.png"/>
                    <pic:cNvPicPr>
                      <a:picLocks noChangeAspect="1" noChangeArrowheads="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14:paraId="7B6C6687" w14:textId="77777777" w:rsidR="00DF46F0" w:rsidRDefault="00DA162A">
      <w:r>
        <w:rPr>
          <w:b/>
          <w:bCs/>
        </w:rPr>
        <w:t>Figure 30.</w:t>
      </w:r>
      <w:r>
        <w:t>- Total rockfish releases 1996–2023. Lines and error polygons represent model estimates and points represent Howard et al estimates.</w:t>
      </w:r>
    </w:p>
    <w:p w14:paraId="08A64BDF" w14:textId="77777777" w:rsidR="00DF46F0" w:rsidRDefault="00DA162A">
      <w:r>
        <w:br w:type="page"/>
      </w:r>
    </w:p>
    <w:p w14:paraId="6EB9632E" w14:textId="77777777" w:rsidR="00DF46F0" w:rsidRDefault="00DA162A">
      <w:r>
        <w:rPr>
          <w:noProof/>
        </w:rPr>
        <w:lastRenderedPageBreak/>
        <w:drawing>
          <wp:inline distT="0" distB="0" distL="0" distR="0" wp14:anchorId="007992A5" wp14:editId="52FB6DD3">
            <wp:extent cx="5943600" cy="5943600"/>
            <wp:effectExtent l="0" t="0" r="0" b="0"/>
            <wp:docPr id="111" name="Picture" descr="Figure 31.- Black rockfish release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12" name="Picture" descr="Rep_Figures_files/figure-docx/unnamed-chunk-33-1.png"/>
                    <pic:cNvPicPr>
                      <a:picLocks noChangeAspect="1" noChangeArrowheads="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14:paraId="591ECC41" w14:textId="77777777" w:rsidR="00DF46F0" w:rsidRDefault="00DA162A">
      <w:r>
        <w:rPr>
          <w:b/>
          <w:bCs/>
        </w:rPr>
        <w:t>Figure 31.</w:t>
      </w:r>
      <w:r>
        <w:t>- Black rockfish releases 1996–2023. Lines and error polygons represent model estimates and points represent Howard et al estimates.</w:t>
      </w:r>
    </w:p>
    <w:p w14:paraId="0D8EACDD" w14:textId="77777777" w:rsidR="00DF46F0" w:rsidRDefault="00DA162A">
      <w:r>
        <w:br w:type="page"/>
      </w:r>
    </w:p>
    <w:p w14:paraId="358A4632" w14:textId="77777777" w:rsidR="00DF46F0" w:rsidRDefault="00DA162A">
      <w:r>
        <w:rPr>
          <w:noProof/>
        </w:rPr>
        <w:lastRenderedPageBreak/>
        <w:drawing>
          <wp:inline distT="0" distB="0" distL="0" distR="0" wp14:anchorId="12B1261A" wp14:editId="310F6859">
            <wp:extent cx="5943600" cy="5943600"/>
            <wp:effectExtent l="0" t="0" r="0" b="0"/>
            <wp:docPr id="114" name="Picture" descr="Figure 32.- Yellow rockfish release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15" name="Picture" descr="Rep_Figures_files/figure-docx/unnamed-chunk-34-1.png"/>
                    <pic:cNvPicPr>
                      <a:picLocks noChangeAspect="1" noChangeArrowheads="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14:paraId="14B3B094" w14:textId="77777777" w:rsidR="00DF46F0" w:rsidRDefault="00DA162A">
      <w:r>
        <w:rPr>
          <w:b/>
          <w:bCs/>
        </w:rPr>
        <w:t>Figure 32.</w:t>
      </w:r>
      <w:r>
        <w:t>- Yellow rockfish releases 1996–2023. Lines and error polygons represent model estimates and points represent Howard et al estimates.</w:t>
      </w:r>
    </w:p>
    <w:p w14:paraId="4C89CB06" w14:textId="77777777" w:rsidR="00DF46F0" w:rsidRDefault="00DA162A">
      <w:r>
        <w:br w:type="page"/>
      </w:r>
    </w:p>
    <w:p w14:paraId="5D3E73EE" w14:textId="77777777" w:rsidR="00DF46F0" w:rsidRDefault="00DA162A">
      <w:r>
        <w:rPr>
          <w:noProof/>
        </w:rPr>
        <w:lastRenderedPageBreak/>
        <w:drawing>
          <wp:inline distT="0" distB="0" distL="0" distR="0" wp14:anchorId="3722DAF3" wp14:editId="4F367418">
            <wp:extent cx="5943600" cy="2971800"/>
            <wp:effectExtent l="0" t="0" r="0" b="0"/>
            <wp:docPr id="117" name="Picture" descr="Figure 33.- DSR rockfish releases (including yelloweye)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18" name="Picture" descr="Rep_Figures_files/figure-docx/unnamed-chunk-35-1.png"/>
                    <pic:cNvPicPr>
                      <a:picLocks noChangeAspect="1" noChangeArrowheads="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14:paraId="3FF247A1" w14:textId="77777777" w:rsidR="00DF46F0" w:rsidRDefault="00DA162A">
      <w:r>
        <w:rPr>
          <w:b/>
          <w:bCs/>
        </w:rPr>
        <w:t>Figure 33.</w:t>
      </w:r>
      <w:r>
        <w:t>- DSR rockfish releases (including yelloweye) 1996–2023. Lines and error polygons represent model estimates and points represent Howard et al estimates.</w:t>
      </w:r>
    </w:p>
    <w:p w14:paraId="4CB2C0FB" w14:textId="77777777" w:rsidR="00DF46F0" w:rsidRDefault="00DA162A">
      <w:r>
        <w:br w:type="page"/>
      </w:r>
    </w:p>
    <w:p w14:paraId="00A240B1" w14:textId="77777777" w:rsidR="00DF46F0" w:rsidRDefault="00DA162A">
      <w:r>
        <w:rPr>
          <w:noProof/>
        </w:rPr>
        <w:lastRenderedPageBreak/>
        <w:drawing>
          <wp:inline distT="0" distB="0" distL="0" distR="0" wp14:anchorId="7710920F" wp14:editId="51C04561">
            <wp:extent cx="5943600" cy="2971800"/>
            <wp:effectExtent l="0" t="0" r="0" b="0"/>
            <wp:docPr id="120" name="Picture" descr="Figure 34.- Slope rockfish releases 1996–2023. Lines and error polygons represent model estimates and points represent Howard et al estimates."/>
            <wp:cNvGraphicFramePr/>
            <a:graphic xmlns:a="http://schemas.openxmlformats.org/drawingml/2006/main">
              <a:graphicData uri="http://schemas.openxmlformats.org/drawingml/2006/picture">
                <pic:pic xmlns:pic="http://schemas.openxmlformats.org/drawingml/2006/picture">
                  <pic:nvPicPr>
                    <pic:cNvPr id="121" name="Picture" descr="Rep_Figures_files/figure-docx/unnamed-chunk-36-1.png"/>
                    <pic:cNvPicPr>
                      <a:picLocks noChangeAspect="1" noChangeArrowheads="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14:paraId="6B98822B" w14:textId="77777777" w:rsidR="00DF46F0" w:rsidRDefault="00DA162A">
      <w:r>
        <w:rPr>
          <w:b/>
          <w:bCs/>
        </w:rPr>
        <w:t>Figure 34.</w:t>
      </w:r>
      <w:r>
        <w:t>- Slope rockfish releases 1996–2023. Lines and error polygons represent model estimates and points represent Howard et al estimates.</w:t>
      </w:r>
    </w:p>
    <w:p w14:paraId="54C68A7B" w14:textId="77777777" w:rsidR="00DF46F0" w:rsidRDefault="00DA162A">
      <w:r>
        <w:br w:type="page"/>
      </w:r>
    </w:p>
    <w:p w14:paraId="5FBB7469" w14:textId="77777777" w:rsidR="00DF46F0" w:rsidRDefault="00DA162A">
      <w:r>
        <w:rPr>
          <w:noProof/>
        </w:rPr>
        <w:lastRenderedPageBreak/>
        <w:drawing>
          <wp:inline distT="0" distB="0" distL="0" distR="0" wp14:anchorId="583284DC" wp14:editId="251FD7F8">
            <wp:extent cx="5943600" cy="5943600"/>
            <wp:effectExtent l="0" t="0" r="0" b="0"/>
            <wp:docPr id="123" name="Picture" descr="Figure 35.- Total removals of black rockfish by guided and unguided anlgers in Alaska commercial fishery management units as dervided from harvests and release mortalities. The grey polygon in the backround represents 95% credibility intervals of the total removals."/>
            <wp:cNvGraphicFramePr/>
            <a:graphic xmlns:a="http://schemas.openxmlformats.org/drawingml/2006/main">
              <a:graphicData uri="http://schemas.openxmlformats.org/drawingml/2006/picture">
                <pic:pic xmlns:pic="http://schemas.openxmlformats.org/drawingml/2006/picture">
                  <pic:nvPicPr>
                    <pic:cNvPr id="124" name="Picture" descr="Rep_Figures_files/figure-docx/unnamed-chunk-38-1.png"/>
                    <pic:cNvPicPr>
                      <a:picLocks noChangeAspect="1" noChangeArrowheads="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14:paraId="356DD748" w14:textId="77777777" w:rsidR="00DF46F0" w:rsidRDefault="00DA162A">
      <w:r>
        <w:rPr>
          <w:b/>
          <w:bCs/>
        </w:rPr>
        <w:t>Figure 35.</w:t>
      </w:r>
      <w:r>
        <w:t>- Total removals of black rockfish by guided and unguided anlgers in Alaska commercial fishery management units as dervided from harvests and release mortalities. The grey polygon in the backround represents 95% credibility intervals of the total removals.</w:t>
      </w:r>
    </w:p>
    <w:p w14:paraId="51E8B7A7" w14:textId="77777777" w:rsidR="00DF46F0" w:rsidRDefault="00DA162A">
      <w:r>
        <w:br w:type="page"/>
      </w:r>
    </w:p>
    <w:p w14:paraId="67DA5AFB" w14:textId="77777777" w:rsidR="00DF46F0" w:rsidRDefault="00DA162A">
      <w:r>
        <w:rPr>
          <w:noProof/>
        </w:rPr>
        <w:lastRenderedPageBreak/>
        <w:drawing>
          <wp:inline distT="0" distB="0" distL="0" distR="0" wp14:anchorId="51AD1C16" wp14:editId="791B4D68">
            <wp:extent cx="5943600" cy="5943600"/>
            <wp:effectExtent l="0" t="0" r="0" b="0"/>
            <wp:docPr id="126" name="Picture" descr="Figure 36.- Total removals of yelloweye rockfish by guided and unguided anlgers in Alaska commercial fishery management units as dervided from harvests and release mortalities. The grey polygon in the backround represents 95% credibility intervals of the total removals."/>
            <wp:cNvGraphicFramePr/>
            <a:graphic xmlns:a="http://schemas.openxmlformats.org/drawingml/2006/main">
              <a:graphicData uri="http://schemas.openxmlformats.org/drawingml/2006/picture">
                <pic:pic xmlns:pic="http://schemas.openxmlformats.org/drawingml/2006/picture">
                  <pic:nvPicPr>
                    <pic:cNvPr id="127" name="Picture" descr="Rep_Figures_files/figure-docx/unnamed-chunk-39-1.png"/>
                    <pic:cNvPicPr>
                      <a:picLocks noChangeAspect="1" noChangeArrowheads="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14:paraId="3EE13CCE" w14:textId="77777777" w:rsidR="00DF46F0" w:rsidRDefault="00DA162A">
      <w:r>
        <w:rPr>
          <w:b/>
          <w:bCs/>
        </w:rPr>
        <w:t>Figure 36.</w:t>
      </w:r>
      <w:r>
        <w:t>- Total removals of yelloweye rockfish by guided and unguided anlgers in Alaska commercial fishery management units as dervided from harvests and release mortalities. The grey polygon in the backround represents 95% credibility intervals of the total removals.</w:t>
      </w:r>
    </w:p>
    <w:p w14:paraId="61E67AB5" w14:textId="77777777" w:rsidR="00DF46F0" w:rsidRDefault="00DA162A">
      <w:r>
        <w:br w:type="page"/>
      </w:r>
    </w:p>
    <w:p w14:paraId="61FE63B8" w14:textId="77777777" w:rsidR="00DF46F0" w:rsidRDefault="00DA162A">
      <w:r>
        <w:rPr>
          <w:noProof/>
        </w:rPr>
        <w:lastRenderedPageBreak/>
        <w:drawing>
          <wp:inline distT="0" distB="0" distL="0" distR="0" wp14:anchorId="277591AF" wp14:editId="6462A6A3">
            <wp:extent cx="5943600" cy="4457700"/>
            <wp:effectExtent l="0" t="0" r="0" b="0"/>
            <wp:docPr id="129" name="Picture" descr="Figure 37.- Total removals of non-black pelagic rockfish by guided and unguided anlgers in southeast Alaska commercial fishery management units as dervided from harvests and release mortalities. The grey polygon in the backround represents 95% credibility intervals of the total removals."/>
            <wp:cNvGraphicFramePr/>
            <a:graphic xmlns:a="http://schemas.openxmlformats.org/drawingml/2006/main">
              <a:graphicData uri="http://schemas.openxmlformats.org/drawingml/2006/picture">
                <pic:pic xmlns:pic="http://schemas.openxmlformats.org/drawingml/2006/picture">
                  <pic:nvPicPr>
                    <pic:cNvPr id="130" name="Picture" descr="Rep_Figures_files/figure-docx/unnamed-chunk-40-1.png"/>
                    <pic:cNvPicPr>
                      <a:picLocks noChangeAspect="1" noChangeArrowheads="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p w14:paraId="77446E3F" w14:textId="77777777" w:rsidR="00DF46F0" w:rsidRDefault="00DA162A">
      <w:r>
        <w:rPr>
          <w:b/>
          <w:bCs/>
        </w:rPr>
        <w:t>Figure 37.</w:t>
      </w:r>
      <w:r>
        <w:t>-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14:paraId="17465004" w14:textId="77777777" w:rsidR="00DF46F0" w:rsidRDefault="00DA162A">
      <w:r>
        <w:br w:type="page"/>
      </w:r>
    </w:p>
    <w:p w14:paraId="7F7856EE" w14:textId="77777777" w:rsidR="00DF46F0" w:rsidRDefault="00DA162A">
      <w:r>
        <w:rPr>
          <w:noProof/>
        </w:rPr>
        <w:lastRenderedPageBreak/>
        <w:drawing>
          <wp:inline distT="0" distB="0" distL="0" distR="0" wp14:anchorId="379FA0AB" wp14:editId="01E397B7">
            <wp:extent cx="5943600" cy="4457700"/>
            <wp:effectExtent l="0" t="0" r="0" b="0"/>
            <wp:docPr id="132" name="Picture" descr="Figure 38.-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wp:cNvGraphicFramePr/>
            <a:graphic xmlns:a="http://schemas.openxmlformats.org/drawingml/2006/main">
              <a:graphicData uri="http://schemas.openxmlformats.org/drawingml/2006/picture">
                <pic:pic xmlns:pic="http://schemas.openxmlformats.org/drawingml/2006/picture">
                  <pic:nvPicPr>
                    <pic:cNvPr id="133" name="Picture" descr="Rep_Figures_files/figure-docx/unnamed-chunk-41-1.png"/>
                    <pic:cNvPicPr>
                      <a:picLocks noChangeAspect="1" noChangeArrowheads="1"/>
                    </pic:cNvPicPr>
                  </pic:nvPicPr>
                  <pic:blipFill>
                    <a:blip r:embed="rId46"/>
                    <a:stretch>
                      <a:fillRect/>
                    </a:stretch>
                  </pic:blipFill>
                  <pic:spPr bwMode="auto">
                    <a:xfrm>
                      <a:off x="0" y="0"/>
                      <a:ext cx="5943600" cy="4457700"/>
                    </a:xfrm>
                    <a:prstGeom prst="rect">
                      <a:avLst/>
                    </a:prstGeom>
                    <a:noFill/>
                    <a:ln w="9525">
                      <a:noFill/>
                      <a:headEnd/>
                      <a:tailEnd/>
                    </a:ln>
                  </pic:spPr>
                </pic:pic>
              </a:graphicData>
            </a:graphic>
          </wp:inline>
        </w:drawing>
      </w:r>
    </w:p>
    <w:p w14:paraId="46ABF27B" w14:textId="77777777" w:rsidR="00DF46F0" w:rsidRDefault="00DA162A">
      <w:r>
        <w:rPr>
          <w:b/>
          <w:bCs/>
        </w:rPr>
        <w:t>Figure 38.</w:t>
      </w:r>
      <w:r>
        <w:t>-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14:paraId="4D8222A3" w14:textId="77777777" w:rsidR="00DF46F0" w:rsidRDefault="00DA162A">
      <w:r>
        <w:br w:type="page"/>
      </w:r>
    </w:p>
    <w:p w14:paraId="1477ABC6" w14:textId="77777777" w:rsidR="00DF46F0" w:rsidRDefault="00DA162A">
      <w:r>
        <w:rPr>
          <w:noProof/>
        </w:rPr>
        <w:lastRenderedPageBreak/>
        <w:drawing>
          <wp:inline distT="0" distB="0" distL="0" distR="0" wp14:anchorId="134007EC" wp14:editId="1A7CA44F">
            <wp:extent cx="5943600" cy="4457700"/>
            <wp:effectExtent l="0" t="0" r="0" b="0"/>
            <wp:docPr id="135" name="Picture" descr="Figure 39.- Total removals of slope rockfish by guided and unguided anlgers in southeast Alaska commercial fishery management units as dervided from harvests and release mortalities. The grey polygon in the backround represents 95% credibility intervals of the total removals."/>
            <wp:cNvGraphicFramePr/>
            <a:graphic xmlns:a="http://schemas.openxmlformats.org/drawingml/2006/main">
              <a:graphicData uri="http://schemas.openxmlformats.org/drawingml/2006/picture">
                <pic:pic xmlns:pic="http://schemas.openxmlformats.org/drawingml/2006/picture">
                  <pic:nvPicPr>
                    <pic:cNvPr id="136" name="Picture" descr="Rep_Figures_files/figure-docx/unnamed-chunk-42-1.png"/>
                    <pic:cNvPicPr>
                      <a:picLocks noChangeAspect="1" noChangeArrowheads="1"/>
                    </pic:cNvPicPr>
                  </pic:nvPicPr>
                  <pic:blipFill>
                    <a:blip r:embed="rId47"/>
                    <a:stretch>
                      <a:fillRect/>
                    </a:stretch>
                  </pic:blipFill>
                  <pic:spPr bwMode="auto">
                    <a:xfrm>
                      <a:off x="0" y="0"/>
                      <a:ext cx="5943600" cy="4457700"/>
                    </a:xfrm>
                    <a:prstGeom prst="rect">
                      <a:avLst/>
                    </a:prstGeom>
                    <a:noFill/>
                    <a:ln w="9525">
                      <a:noFill/>
                      <a:headEnd/>
                      <a:tailEnd/>
                    </a:ln>
                  </pic:spPr>
                </pic:pic>
              </a:graphicData>
            </a:graphic>
          </wp:inline>
        </w:drawing>
      </w:r>
    </w:p>
    <w:p w14:paraId="4E057543" w14:textId="77777777" w:rsidR="00DF46F0" w:rsidRDefault="00DA162A">
      <w:r>
        <w:rPr>
          <w:b/>
          <w:bCs/>
        </w:rPr>
        <w:t>Figure 39.</w:t>
      </w:r>
      <w:r>
        <w:t>- Total removals of slope rockfish by guided and unguided anlgers in southeast Alaska commercial fishery management units as dervided from harvests and release mortalities. The grey polygon in the backround represents 95% credibility intervals of the total removals.</w:t>
      </w:r>
    </w:p>
    <w:p w14:paraId="42707D3B" w14:textId="77777777" w:rsidR="00DF46F0" w:rsidRDefault="00DA162A">
      <w:r>
        <w:br w:type="page"/>
      </w:r>
    </w:p>
    <w:bookmarkEnd w:id="0"/>
    <w:sectPr w:rsidR="00DF46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Reimer, Adam M (DFG)" w:date="2025-06-27T13:45:00Z" w:initials="AR">
    <w:p w14:paraId="74A2D8C6" w14:textId="77777777" w:rsidR="00ED7282" w:rsidRDefault="00ED7282" w:rsidP="00ED7282">
      <w:pPr>
        <w:pStyle w:val="CommentText"/>
      </w:pPr>
      <w:r>
        <w:rPr>
          <w:rStyle w:val="CommentReference"/>
        </w:rPr>
        <w:annotationRef/>
      </w:r>
      <w:r>
        <w:t>May want to indicate these are on the log scale.</w:t>
      </w:r>
    </w:p>
  </w:comment>
  <w:comment w:id="3" w:author="Reimer, Adam M (DFG)" w:date="2025-07-02T13:00:00Z" w:initials="AR">
    <w:p w14:paraId="535D0843" w14:textId="77777777" w:rsidR="00E533DC" w:rsidRDefault="00E533DC" w:rsidP="00E533DC">
      <w:pPr>
        <w:pStyle w:val="CommentText"/>
      </w:pPr>
      <w:r>
        <w:rPr>
          <w:rStyle w:val="CommentReference"/>
        </w:rPr>
        <w:annotationRef/>
      </w:r>
      <w:r>
        <w:t>I’m sure you have thought about this but are we missing some information about the difference in retention probabilities between guided and unguided anglers? When I look at these hollow dots It seems we might be. My understanding is that Howard used the release estimates themselves in a ratio which you are uncomfortable with. Your alternative however seems to be ignore SWHS data and to use a moderately informative prior buried deep withing a logistic regression to offset logbook data. Is there not information about difference in ratios between harvest and release in each user group which could tell us how much of an unguided offset we need?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A2D8C6" w15:done="0"/>
  <w15:commentEx w15:paraId="535D08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CB5DBB" w16cex:dateUtc="2025-06-27T21:45:00Z"/>
  <w16cex:commentExtensible w16cex:durableId="622295DB" w16cex:dateUtc="2025-07-02T2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A2D8C6" w16cid:durableId="78CB5DBB"/>
  <w16cid:commentId w16cid:paraId="535D0843" w16cid:durableId="622295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128EE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7978018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eimer, Adam M (DFG)">
    <w15:presenceInfo w15:providerId="AD" w15:userId="S::adam.reimer@alaska.gov::fbfb637d-f76b-4687-aa17-204d73c415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0A1190"/>
    <w:rsid w:val="00117323"/>
    <w:rsid w:val="00245BF5"/>
    <w:rsid w:val="00272DAC"/>
    <w:rsid w:val="002B2CD6"/>
    <w:rsid w:val="00330D61"/>
    <w:rsid w:val="00336EAC"/>
    <w:rsid w:val="003F7ACB"/>
    <w:rsid w:val="00417D41"/>
    <w:rsid w:val="00514FB7"/>
    <w:rsid w:val="006A785E"/>
    <w:rsid w:val="00724899"/>
    <w:rsid w:val="00795A00"/>
    <w:rsid w:val="007D1086"/>
    <w:rsid w:val="008069BC"/>
    <w:rsid w:val="008107A8"/>
    <w:rsid w:val="008A6D9C"/>
    <w:rsid w:val="00902A8C"/>
    <w:rsid w:val="00A54E5B"/>
    <w:rsid w:val="00D94191"/>
    <w:rsid w:val="00DA162A"/>
    <w:rsid w:val="00DF46F0"/>
    <w:rsid w:val="00E533DC"/>
    <w:rsid w:val="00ED7282"/>
    <w:rsid w:val="00F24098"/>
    <w:rsid w:val="00F800E4"/>
    <w:rsid w:val="00FA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89AE2"/>
  <w15:docId w15:val="{BCA7083D-8E20-4C06-965C-7D32C4B6E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A8"/>
  </w:style>
  <w:style w:type="paragraph" w:styleId="Heading1">
    <w:name w:val="heading 1"/>
    <w:basedOn w:val="Normal"/>
    <w:next w:val="Normal"/>
    <w:link w:val="Heading1Char"/>
    <w:uiPriority w:val="9"/>
    <w:qFormat/>
    <w:rsid w:val="00336EAC"/>
    <w:pPr>
      <w:keepNext/>
      <w:keepLines/>
      <w:spacing w:before="360" w:after="80"/>
      <w:jc w:val="center"/>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semiHidden/>
    <w:unhideWhenUsed/>
    <w:qFormat/>
    <w:rsid w:val="00336EAC"/>
    <w:pPr>
      <w:keepNext/>
      <w:keepLines/>
      <w:spacing w:before="160" w:after="80"/>
      <w:jc w:val="center"/>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8107A8"/>
    <w:pPr>
      <w:keepNext/>
      <w:keepLines/>
      <w:spacing w:before="160" w:after="80"/>
      <w:jc w:val="center"/>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330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EAC"/>
    <w:rPr>
      <w:rFonts w:eastAsiaTheme="majorEastAsia" w:cstheme="majorBidi"/>
      <w:color w:val="000000" w:themeColor="text1"/>
      <w:sz w:val="40"/>
      <w:szCs w:val="40"/>
    </w:rPr>
  </w:style>
  <w:style w:type="character" w:customStyle="1" w:styleId="Heading2Char">
    <w:name w:val="Heading 2 Char"/>
    <w:basedOn w:val="DefaultParagraphFont"/>
    <w:link w:val="Heading2"/>
    <w:uiPriority w:val="9"/>
    <w:semiHidden/>
    <w:rsid w:val="00336EAC"/>
    <w:rPr>
      <w:rFonts w:eastAsiaTheme="majorEastAsia" w:cstheme="majorBidi"/>
      <w:color w:val="000000" w:themeColor="text1"/>
      <w:sz w:val="32"/>
      <w:szCs w:val="32"/>
    </w:rPr>
  </w:style>
  <w:style w:type="character" w:customStyle="1" w:styleId="Heading3Char">
    <w:name w:val="Heading 3 Char"/>
    <w:basedOn w:val="DefaultParagraphFont"/>
    <w:link w:val="Heading3"/>
    <w:uiPriority w:val="9"/>
    <w:rsid w:val="008107A8"/>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330D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D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D61"/>
    <w:rPr>
      <w:rFonts w:eastAsiaTheme="majorEastAsia" w:cstheme="majorBidi"/>
      <w:color w:val="272727" w:themeColor="text1" w:themeTint="D8"/>
    </w:rPr>
  </w:style>
  <w:style w:type="paragraph" w:styleId="Title">
    <w:name w:val="Title"/>
    <w:basedOn w:val="Normal"/>
    <w:next w:val="Normal"/>
    <w:link w:val="TitleChar"/>
    <w:uiPriority w:val="10"/>
    <w:qFormat/>
    <w:rsid w:val="00336EAC"/>
    <w:pPr>
      <w:spacing w:after="80" w:line="240" w:lineRule="auto"/>
      <w:contextualSpacing/>
      <w:jc w:val="center"/>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336EAC"/>
    <w:rPr>
      <w:rFonts w:eastAsiaTheme="majorEastAsia" w:cstheme="majorBidi"/>
      <w:spacing w:val="-10"/>
      <w:kern w:val="28"/>
      <w:sz w:val="44"/>
      <w:szCs w:val="56"/>
    </w:rPr>
  </w:style>
  <w:style w:type="paragraph" w:styleId="Subtitle">
    <w:name w:val="Subtitle"/>
    <w:basedOn w:val="Normal"/>
    <w:next w:val="Normal"/>
    <w:link w:val="SubtitleChar"/>
    <w:uiPriority w:val="11"/>
    <w:qFormat/>
    <w:rsid w:val="00330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D61"/>
    <w:pPr>
      <w:spacing w:before="160"/>
      <w:jc w:val="center"/>
    </w:pPr>
    <w:rPr>
      <w:i/>
      <w:iCs/>
      <w:color w:val="404040" w:themeColor="text1" w:themeTint="BF"/>
    </w:rPr>
  </w:style>
  <w:style w:type="character" w:customStyle="1" w:styleId="QuoteChar">
    <w:name w:val="Quote Char"/>
    <w:basedOn w:val="DefaultParagraphFont"/>
    <w:link w:val="Quote"/>
    <w:uiPriority w:val="29"/>
    <w:rsid w:val="00330D61"/>
    <w:rPr>
      <w:i/>
      <w:iCs/>
      <w:color w:val="404040" w:themeColor="text1" w:themeTint="BF"/>
    </w:rPr>
  </w:style>
  <w:style w:type="paragraph" w:styleId="ListParagraph">
    <w:name w:val="List Paragraph"/>
    <w:basedOn w:val="Normal"/>
    <w:uiPriority w:val="34"/>
    <w:qFormat/>
    <w:rsid w:val="00330D61"/>
    <w:pPr>
      <w:ind w:left="720"/>
      <w:contextualSpacing/>
    </w:pPr>
  </w:style>
  <w:style w:type="character" w:styleId="IntenseEmphasis">
    <w:name w:val="Intense Emphasis"/>
    <w:basedOn w:val="DefaultParagraphFont"/>
    <w:uiPriority w:val="21"/>
    <w:qFormat/>
    <w:rsid w:val="00330D61"/>
    <w:rPr>
      <w:i/>
      <w:iCs/>
      <w:color w:val="0F4761" w:themeColor="accent1" w:themeShade="BF"/>
    </w:rPr>
  </w:style>
  <w:style w:type="paragraph" w:styleId="IntenseQuote">
    <w:name w:val="Intense Quote"/>
    <w:basedOn w:val="Normal"/>
    <w:next w:val="Normal"/>
    <w:link w:val="IntenseQuoteChar"/>
    <w:uiPriority w:val="30"/>
    <w:qFormat/>
    <w:rsid w:val="00330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D61"/>
    <w:rPr>
      <w:i/>
      <w:iCs/>
      <w:color w:val="0F4761" w:themeColor="accent1" w:themeShade="BF"/>
    </w:rPr>
  </w:style>
  <w:style w:type="character" w:styleId="IntenseReference">
    <w:name w:val="Intense Reference"/>
    <w:basedOn w:val="DefaultParagraphFont"/>
    <w:uiPriority w:val="32"/>
    <w:qFormat/>
    <w:rsid w:val="00330D61"/>
    <w:rPr>
      <w:b/>
      <w:bCs/>
      <w:smallCaps/>
      <w:color w:val="0F4761" w:themeColor="accent1" w:themeShade="BF"/>
      <w:spacing w:val="5"/>
    </w:rPr>
  </w:style>
  <w:style w:type="paragraph" w:styleId="Caption">
    <w:name w:val="caption"/>
    <w:basedOn w:val="Normal"/>
    <w:next w:val="Normal"/>
    <w:uiPriority w:val="35"/>
    <w:unhideWhenUsed/>
    <w:qFormat/>
    <w:rsid w:val="00FA7A2C"/>
    <w:pPr>
      <w:spacing w:after="200" w:line="240" w:lineRule="auto"/>
    </w:pPr>
    <w:rPr>
      <w:iCs/>
      <w:color w:val="0E2841" w:themeColor="text2"/>
      <w:szCs w:val="18"/>
    </w:rPr>
  </w:style>
  <w:style w:type="paragraph" w:customStyle="1" w:styleId="Heading1Landscape">
    <w:name w:val="Heading 1 Landscape"/>
    <w:basedOn w:val="Normal"/>
    <w:link w:val="Heading1LandscapeChar"/>
    <w:qFormat/>
    <w:rsid w:val="00272DAC"/>
    <w:rPr>
      <w:b/>
      <w:sz w:val="28"/>
    </w:rPr>
  </w:style>
  <w:style w:type="character" w:customStyle="1" w:styleId="Heading1LandscapeChar">
    <w:name w:val="Heading 1 Landscape Char"/>
    <w:basedOn w:val="DefaultParagraphFont"/>
    <w:link w:val="Heading1Landscape"/>
    <w:rsid w:val="00272DAC"/>
    <w:rPr>
      <w:b/>
      <w:sz w:val="28"/>
    </w:rPr>
  </w:style>
  <w:style w:type="paragraph" w:customStyle="1" w:styleId="Author">
    <w:name w:val="Author"/>
    <w:basedOn w:val="Normal"/>
    <w:link w:val="AuthorChar"/>
    <w:qFormat/>
    <w:rsid w:val="00902A8C"/>
    <w:pPr>
      <w:jc w:val="center"/>
    </w:pPr>
    <w:rPr>
      <w:sz w:val="28"/>
    </w:rPr>
  </w:style>
  <w:style w:type="character" w:customStyle="1" w:styleId="AuthorChar">
    <w:name w:val="Author Char"/>
    <w:basedOn w:val="DefaultParagraphFont"/>
    <w:link w:val="Author"/>
    <w:rsid w:val="00902A8C"/>
    <w:rPr>
      <w:sz w:val="28"/>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CommentReference">
    <w:name w:val="annotation reference"/>
    <w:basedOn w:val="DefaultParagraphFont"/>
    <w:uiPriority w:val="99"/>
    <w:semiHidden/>
    <w:unhideWhenUsed/>
    <w:rsid w:val="00ED7282"/>
    <w:rPr>
      <w:sz w:val="16"/>
      <w:szCs w:val="16"/>
    </w:rPr>
  </w:style>
  <w:style w:type="paragraph" w:styleId="CommentText">
    <w:name w:val="annotation text"/>
    <w:basedOn w:val="Normal"/>
    <w:link w:val="CommentTextChar"/>
    <w:uiPriority w:val="99"/>
    <w:unhideWhenUsed/>
    <w:rsid w:val="00ED7282"/>
    <w:pPr>
      <w:spacing w:line="240" w:lineRule="auto"/>
    </w:pPr>
    <w:rPr>
      <w:sz w:val="20"/>
      <w:szCs w:val="20"/>
    </w:rPr>
  </w:style>
  <w:style w:type="character" w:customStyle="1" w:styleId="CommentTextChar">
    <w:name w:val="Comment Text Char"/>
    <w:basedOn w:val="DefaultParagraphFont"/>
    <w:link w:val="CommentText"/>
    <w:uiPriority w:val="99"/>
    <w:rsid w:val="00ED7282"/>
    <w:rPr>
      <w:sz w:val="20"/>
      <w:szCs w:val="20"/>
    </w:rPr>
  </w:style>
  <w:style w:type="paragraph" w:styleId="CommentSubject">
    <w:name w:val="annotation subject"/>
    <w:basedOn w:val="CommentText"/>
    <w:next w:val="CommentText"/>
    <w:link w:val="CommentSubjectChar"/>
    <w:uiPriority w:val="99"/>
    <w:semiHidden/>
    <w:unhideWhenUsed/>
    <w:rsid w:val="00ED7282"/>
    <w:rPr>
      <w:b/>
      <w:bCs/>
    </w:rPr>
  </w:style>
  <w:style w:type="character" w:customStyle="1" w:styleId="CommentSubjectChar">
    <w:name w:val="Comment Subject Char"/>
    <w:basedOn w:val="CommentTextChar"/>
    <w:link w:val="CommentSubject"/>
    <w:uiPriority w:val="99"/>
    <w:semiHidden/>
    <w:rsid w:val="00ED7282"/>
    <w:rPr>
      <w:b/>
      <w:bCs/>
      <w:sz w:val="20"/>
      <w:szCs w:val="20"/>
    </w:rPr>
  </w:style>
  <w:style w:type="paragraph" w:styleId="Revision">
    <w:name w:val="Revision"/>
    <w:hidden/>
    <w:uiPriority w:val="99"/>
    <w:semiHidden/>
    <w:rsid w:val="00245B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microsoft.com/office/2018/08/relationships/commentsExtensible" Target="commentsExtensible.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TotalTime>
  <Pages>41</Pages>
  <Words>1368</Words>
  <Characters>7799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State of Alaska</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Reimer, Adam M (DFG)</dc:creator>
  <cp:keywords/>
  <cp:lastModifiedBy>Reimer, Adam M (DFG)</cp:lastModifiedBy>
  <cp:revision>5</cp:revision>
  <dcterms:created xsi:type="dcterms:W3CDTF">2025-06-27T22:34:00Z</dcterms:created>
  <dcterms:modified xsi:type="dcterms:W3CDTF">2025-07-02T21:00:00Z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