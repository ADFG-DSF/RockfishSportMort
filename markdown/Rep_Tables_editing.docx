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7D11" w14:textId="77777777" w:rsidR="00B42D5C" w:rsidRDefault="00C439E6">
      <w:pPr>
        <w:pStyle w:val="Heading1"/>
      </w:pPr>
      <w:bookmarkStart w:id="0" w:name="tables"/>
      <w:r>
        <w:t>Tables</w:t>
      </w:r>
    </w:p>
    <w:p w14:paraId="2FE79C5D" w14:textId="77777777" w:rsidR="00B42D5C" w:rsidRDefault="00C439E6">
      <w:pPr>
        <w:pStyle w:val="FirstParagraph"/>
      </w:pPr>
      <w:r>
        <w:rPr>
          <w:b/>
          <w:bCs/>
        </w:rPr>
        <w:t>Table 1.</w:t>
      </w:r>
      <w:r>
        <w:t xml:space="preserve"> Summary of key improvements in reconstructing sport fish removals of rockfish using the Bayesian model as compared to the Howard et al. (2020) methods.</w:t>
      </w:r>
    </w:p>
    <w:tbl>
      <w:tblPr>
        <w:tblW w:w="5000" w:type="pct"/>
        <w:jc w:val="center"/>
        <w:tblLook w:val="0420" w:firstRow="1" w:lastRow="0" w:firstColumn="0" w:lastColumn="0" w:noHBand="0" w:noVBand="1"/>
      </w:tblPr>
      <w:tblGrid>
        <w:gridCol w:w="1556"/>
        <w:gridCol w:w="3549"/>
        <w:gridCol w:w="4255"/>
      </w:tblGrid>
      <w:tr w:rsidR="00B42D5C" w14:paraId="42A6378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66758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Issue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86CE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Howard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379D9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Bayes</w:t>
            </w:r>
          </w:p>
        </w:tc>
      </w:tr>
      <w:tr w:rsidR="00B42D5C" w14:paraId="47E696A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DF0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Time series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F71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1999 - present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82EC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1977 - present</w:t>
            </w:r>
          </w:p>
        </w:tc>
      </w:tr>
      <w:tr w:rsidR="00B42D5C" w14:paraId="1F8D0C2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D634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Bias in SWHS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6448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Not explicitly accounted for. Relies on logbook data and ratios of guided/unguided from SWHS data to estimate unguided releases and harvests.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FCF9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Explicitly estimates bias in SWHS harvest and release estimates based on logbook data.</w:t>
            </w:r>
          </w:p>
        </w:tc>
      </w:tr>
      <w:tr w:rsidR="00193F9A" w14:paraId="0A5990AD" w14:textId="77777777">
        <w:trPr>
          <w:jc w:val="center"/>
          <w:ins w:id="1" w:author="Joy, Philip J (DFG)" w:date="2026-10-28T15:15:00Z" w16du:dateUtc="2026-10-28T23:15:00Z"/>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2C97E" w14:textId="70EEF99E" w:rsidR="00193F9A" w:rsidRDefault="00193F9A">
            <w:pPr>
              <w:pBdr>
                <w:top w:val="none" w:sz="0" w:space="0" w:color="000000"/>
                <w:left w:val="none" w:sz="0" w:space="0" w:color="000000"/>
                <w:bottom w:val="none" w:sz="0" w:space="0" w:color="000000"/>
                <w:right w:val="none" w:sz="0" w:space="0" w:color="000000"/>
              </w:pBdr>
              <w:spacing w:before="100" w:after="100"/>
              <w:ind w:left="100" w:right="100"/>
              <w:jc w:val="left"/>
              <w:rPr>
                <w:ins w:id="2" w:author="Joy, Philip J (DFG)" w:date="2026-10-28T15:15:00Z" w16du:dateUtc="2026-10-28T23:15:00Z"/>
                <w:color w:val="000000"/>
              </w:rPr>
            </w:pPr>
            <w:ins w:id="3" w:author="Joy, Philip J (DFG)" w:date="2026-10-28T15:15:00Z" w16du:dateUtc="2026-10-28T23:15:00Z">
              <w:r>
                <w:rPr>
                  <w:color w:val="000000"/>
                </w:rPr>
                <w:t>Unguided harvests</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8CC00" w14:textId="64A0D2CF" w:rsidR="00193F9A" w:rsidRDefault="00193F9A">
            <w:pPr>
              <w:pBdr>
                <w:top w:val="none" w:sz="0" w:space="0" w:color="000000"/>
                <w:left w:val="none" w:sz="0" w:space="0" w:color="000000"/>
                <w:bottom w:val="none" w:sz="0" w:space="0" w:color="000000"/>
                <w:right w:val="none" w:sz="0" w:space="0" w:color="000000"/>
              </w:pBdr>
              <w:spacing w:before="100" w:after="100"/>
              <w:ind w:left="100" w:right="100"/>
              <w:jc w:val="left"/>
              <w:rPr>
                <w:ins w:id="4" w:author="Joy, Philip J (DFG)" w:date="2026-10-28T15:15:00Z" w16du:dateUtc="2026-10-28T23:15:00Z"/>
                <w:color w:val="000000"/>
              </w:rPr>
            </w:pPr>
            <w:ins w:id="5" w:author="Joy, Philip J (DFG)" w:date="2026-10-28T15:15:00Z" w16du:dateUtc="2026-10-28T23:15:00Z">
              <w:r>
                <w:rPr>
                  <w:color w:val="000000"/>
                </w:rPr>
                <w:t xml:space="preserve">Derived </w:t>
              </w:r>
            </w:ins>
            <w:ins w:id="6" w:author="Joy, Philip J (DFG)" w:date="2026-10-28T15:16:00Z" w16du:dateUtc="2026-10-28T23:16:00Z">
              <w:r w:rsidR="00F43B32">
                <w:rPr>
                  <w:color w:val="000000"/>
                </w:rPr>
                <w:t>by multiplying</w:t>
              </w:r>
            </w:ins>
            <w:ins w:id="7" w:author="Joy, Philip J (DFG)" w:date="2026-10-28T15:15:00Z" w16du:dateUtc="2026-10-28T23:15:00Z">
              <w:r>
                <w:rPr>
                  <w:color w:val="000000"/>
                </w:rPr>
                <w:t xml:space="preserve"> </w:t>
              </w:r>
            </w:ins>
            <w:ins w:id="8" w:author="Joy, Philip J (DFG)" w:date="2026-10-28T15:16:00Z" w16du:dateUtc="2026-10-28T23:16:00Z">
              <w:r w:rsidR="00556351">
                <w:rPr>
                  <w:color w:val="000000"/>
                </w:rPr>
                <w:t xml:space="preserve">guided harvests </w:t>
              </w:r>
              <w:r w:rsidR="00F43B32">
                <w:rPr>
                  <w:color w:val="000000"/>
                </w:rPr>
                <w:t>(as censused in logbooks)</w:t>
              </w:r>
            </w:ins>
            <w:ins w:id="9" w:author="Joy, Philip J (DFG)" w:date="2026-10-28T15:17:00Z" w16du:dateUtc="2026-10-28T23:17:00Z">
              <w:r w:rsidR="00F43B32">
                <w:rPr>
                  <w:color w:val="000000"/>
                </w:rPr>
                <w:t xml:space="preserve"> by the ratio of </w:t>
              </w:r>
              <w:proofErr w:type="spellStart"/>
              <w:r w:rsidR="00865E62">
                <w:rPr>
                  <w:color w:val="000000"/>
                </w:rPr>
                <w:t>guided:unguided</w:t>
              </w:r>
              <w:proofErr w:type="spellEnd"/>
              <w:r w:rsidR="00865E62">
                <w:rPr>
                  <w:color w:val="000000"/>
                </w:rPr>
                <w:t xml:space="preserve"> </w:t>
              </w:r>
              <w:r w:rsidR="00F43B32">
                <w:rPr>
                  <w:color w:val="000000"/>
                </w:rPr>
                <w:t>generic rockfish harvest</w:t>
              </w:r>
              <w:r w:rsidR="00865E62">
                <w:rPr>
                  <w:color w:val="000000"/>
                </w:rPr>
                <w:t xml:space="preserve"> estimates</w:t>
              </w:r>
            </w:ins>
            <w:ins w:id="10" w:author="Joy, Philip J (DFG)" w:date="2026-10-28T15:18:00Z" w16du:dateUtc="2026-10-28T23:18:00Z">
              <w:r w:rsidR="0006006D">
                <w:rPr>
                  <w:color w:val="000000"/>
                </w:rPr>
                <w:t>, irrespective of species being evaluated.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7050D" w14:textId="5CFFB678" w:rsidR="00193F9A" w:rsidRDefault="00D33E88">
            <w:pPr>
              <w:pBdr>
                <w:top w:val="none" w:sz="0" w:space="0" w:color="000000"/>
                <w:left w:val="none" w:sz="0" w:space="0" w:color="000000"/>
                <w:bottom w:val="none" w:sz="0" w:space="0" w:color="000000"/>
                <w:right w:val="none" w:sz="0" w:space="0" w:color="000000"/>
              </w:pBdr>
              <w:spacing w:before="100" w:after="100"/>
              <w:ind w:left="100" w:right="100"/>
              <w:jc w:val="left"/>
              <w:rPr>
                <w:ins w:id="11" w:author="Joy, Philip J (DFG)" w:date="2026-10-28T15:15:00Z" w16du:dateUtc="2026-10-28T23:15:00Z"/>
                <w:color w:val="000000"/>
              </w:rPr>
            </w:pPr>
            <w:ins w:id="12" w:author="Joy, Philip J (DFG)" w:date="2026-10-28T15:19:00Z" w16du:dateUtc="2026-10-28T23:19:00Z">
              <w:r>
                <w:rPr>
                  <w:color w:val="000000"/>
                </w:rPr>
                <w:t xml:space="preserve">Estimated bias in the SWHS is applied to the SWHS unguided total rockfish estimates and </w:t>
              </w:r>
            </w:ins>
            <w:ins w:id="13" w:author="Joy, Philip J (DFG)" w:date="2026-10-28T15:20:00Z" w16du:dateUtc="2026-10-28T23:20:00Z">
              <w:r w:rsidR="00AD58C1">
                <w:rPr>
                  <w:color w:val="000000"/>
                </w:rPr>
                <w:t xml:space="preserve">species/assemblage estimates </w:t>
              </w:r>
              <w:r w:rsidR="00FA780D">
                <w:rPr>
                  <w:color w:val="000000"/>
                </w:rPr>
                <w:t>derived by applying species composition data from port side sampling.</w:t>
              </w:r>
            </w:ins>
          </w:p>
        </w:tc>
      </w:tr>
      <w:tr w:rsidR="00B42D5C" w14:paraId="6BFE77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5A7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composition of releases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6EA43" w14:textId="02463273"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Assumes that species composition of releases is equal to that of the harvest, which is not evident in the logbook and po</w:t>
            </w:r>
            <w:ins w:id="14" w:author="Joy, Philip J (DFG)" w:date="2026-10-28T15:23:00Z" w16du:dateUtc="2026-10-28T23:23:00Z">
              <w:r w:rsidR="00E644CD">
                <w:rPr>
                  <w:color w:val="000000"/>
                </w:rPr>
                <w:t xml:space="preserve">rt sampling </w:t>
              </w:r>
            </w:ins>
            <w:r>
              <w:rPr>
                <w:color w:val="000000"/>
              </w:rPr>
              <w:t>data.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F46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Recognizes different release probabilities by species / species assemblage and estimates it from logbook, portside interview, and bias corrected SWHS data</w:t>
            </w:r>
          </w:p>
        </w:tc>
      </w:tr>
      <w:tr w:rsidR="00B42D5C" w14:paraId="0974B7C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8602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Sample size limitations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E4E3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Uses sample size thresholds such that when areas fall below those thresholds values are borrowed from nearby areas or user groups.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BE38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 xml:space="preserve">Uses a hierarchical modelling approach that shares information between areas in the same region, reduces assumptions, and maximizes the use of all available data, even with small sample sizes. </w:t>
            </w:r>
          </w:p>
        </w:tc>
      </w:tr>
      <w:tr w:rsidR="00B42D5C" w14:paraId="062F6E7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BBA2F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Error propagation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89F4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Error is propagated when variance estimates are available, but there is uncertainty associated with borrowing values from nearby areas, or the assumption of species compositions being identical in harvest and releases.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21DD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Uncertainty in release estimates is more reflective of the fishery because these methods do not assume species composition is the same between harvests and releases. The hierarchical approach more accurately captures uncertainty within and between areas within a region.</w:t>
            </w:r>
          </w:p>
        </w:tc>
      </w:tr>
    </w:tbl>
    <w:p w14:paraId="64ACAB67" w14:textId="77777777" w:rsidR="00B42D5C" w:rsidRDefault="00C439E6">
      <w:r>
        <w:br w:type="page"/>
      </w:r>
    </w:p>
    <w:p w14:paraId="4F387622" w14:textId="77777777" w:rsidR="00B42D5C" w:rsidRDefault="00C439E6">
      <w:pPr>
        <w:pStyle w:val="BodyText"/>
      </w:pPr>
      <w:r>
        <w:rPr>
          <w:b/>
          <w:bCs/>
        </w:rPr>
        <w:lastRenderedPageBreak/>
        <w:t>Table 2.</w:t>
      </w:r>
      <w:r>
        <w:t xml:space="preserve"> Model priors for parameters associated with species composition, retention probability, the harvest trend spline, SWHS bias and proportion guided.</w:t>
      </w:r>
    </w:p>
    <w:tbl>
      <w:tblPr>
        <w:tblW w:w="0" w:type="auto"/>
        <w:jc w:val="center"/>
        <w:tblLayout w:type="fixed"/>
        <w:tblLook w:val="0420" w:firstRow="1" w:lastRow="0" w:firstColumn="0" w:lastColumn="0" w:noHBand="0" w:noVBand="1"/>
      </w:tblPr>
      <w:tblGrid>
        <w:gridCol w:w="2448"/>
        <w:gridCol w:w="1296"/>
        <w:gridCol w:w="2304"/>
        <w:gridCol w:w="1440"/>
        <w:gridCol w:w="864"/>
        <w:gridCol w:w="1008"/>
      </w:tblGrid>
      <w:tr w:rsidR="00B42D5C" w14:paraId="534AEBF3" w14:textId="77777777">
        <w:trPr>
          <w:tblHeader/>
          <w:jc w:val="center"/>
        </w:trPr>
        <w:tc>
          <w:tcPr>
            <w:tcW w:w="2448"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418CFA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b/>
                <w:color w:val="000000"/>
                <w:sz w:val="22"/>
                <w:szCs w:val="22"/>
              </w:rPr>
            </w:pPr>
            <w:r>
              <w:rPr>
                <w:b/>
                <w:color w:val="000000"/>
                <w:sz w:val="22"/>
                <w:szCs w:val="22"/>
              </w:rPr>
              <w:t>Model Component</w:t>
            </w:r>
          </w:p>
        </w:tc>
        <w:tc>
          <w:tcPr>
            <w:tcW w:w="1296"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6E39A6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Parameter</w:t>
            </w:r>
          </w:p>
        </w:tc>
        <w:tc>
          <w:tcPr>
            <w:tcW w:w="2304"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4A64B1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Strata</w:t>
            </w:r>
          </w:p>
        </w:tc>
        <w:tc>
          <w:tcPr>
            <w:tcW w:w="1440"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A9C632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Distribution</w:t>
            </w:r>
          </w:p>
        </w:tc>
        <w:tc>
          <w:tcPr>
            <w:tcW w:w="864"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C941A1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1st</w:t>
            </w:r>
            <w:r>
              <w:rPr>
                <w:b/>
                <w:color w:val="000000"/>
                <w:sz w:val="22"/>
                <w:szCs w:val="22"/>
              </w:rPr>
              <w:br/>
              <w:t>term</w:t>
            </w:r>
          </w:p>
        </w:tc>
        <w:tc>
          <w:tcPr>
            <w:tcW w:w="1008"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8BADA0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2nd</w:t>
            </w:r>
            <w:r>
              <w:rPr>
                <w:b/>
                <w:color w:val="000000"/>
                <w:sz w:val="22"/>
                <w:szCs w:val="22"/>
              </w:rPr>
              <w:br/>
              <w:t>term</w:t>
            </w:r>
          </w:p>
        </w:tc>
      </w:tr>
      <w:tr w:rsidR="00B42D5C" w14:paraId="5F4FDC0B" w14:textId="77777777">
        <w:trPr>
          <w:jc w:val="center"/>
        </w:trPr>
        <w:tc>
          <w:tcPr>
            <w:tcW w:w="2448"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4AA5F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Species Composition</w:t>
            </w:r>
          </w:p>
        </w:tc>
        <w:tc>
          <w:tcPr>
            <w:tcW w:w="1296"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CDC2A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comp</w:t>
            </w:r>
          </w:p>
        </w:tc>
        <w:tc>
          <w:tcPr>
            <w:tcW w:w="2304"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B17D4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species complex</w:t>
            </w:r>
          </w:p>
        </w:tc>
        <w:tc>
          <w:tcPr>
            <w:tcW w:w="1440"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1FC2E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F84843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D0EE3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10</w:t>
            </w:r>
          </w:p>
        </w:tc>
      </w:tr>
      <w:tr w:rsidR="00B42D5C" w14:paraId="5A3C9181" w14:textId="77777777">
        <w:trPr>
          <w:jc w:val="center"/>
        </w:trPr>
        <w:tc>
          <w:tcPr>
            <w:tcW w:w="24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B97C0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Proportion Harvested (pH)</w:t>
            </w:r>
          </w:p>
        </w:tc>
        <w:tc>
          <w:tcPr>
            <w:tcW w:w="129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D7A67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pH</w:t>
            </w:r>
          </w:p>
        </w:tc>
        <w:tc>
          <w:tcPr>
            <w:tcW w:w="23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71A8E4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species complex</w:t>
            </w:r>
          </w:p>
        </w:tc>
        <w:tc>
          <w:tcPr>
            <w:tcW w:w="14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D1329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8E2A1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F265E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w:t>
            </w:r>
          </w:p>
        </w:tc>
      </w:tr>
      <w:tr w:rsidR="00B42D5C" w14:paraId="1422FF18"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6F75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trend spline</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C0A5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λ</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592D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region</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FC0F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9934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3C75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0.1</w:t>
            </w:r>
          </w:p>
        </w:tc>
      </w:tr>
      <w:tr w:rsidR="00B42D5C" w14:paraId="0875435C" w14:textId="77777777">
        <w:trPr>
          <w:jc w:val="center"/>
        </w:trPr>
        <w:tc>
          <w:tcPr>
            <w:tcW w:w="2448" w:type="dxa"/>
            <w:vMerge w:val="restar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A0EED3" w14:textId="77777777" w:rsidR="00B42D5C" w:rsidRDefault="00B42D5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6C37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λ</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633A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region</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9669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07FA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ECFC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20</w:t>
            </w:r>
          </w:p>
        </w:tc>
      </w:tr>
      <w:tr w:rsidR="00B42D5C" w14:paraId="5A29A610" w14:textId="77777777">
        <w:trPr>
          <w:jc w:val="center"/>
        </w:trPr>
        <w:tc>
          <w:tcPr>
            <w:tcW w:w="2448" w:type="dxa"/>
            <w:vMerge/>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5D9E5" w14:textId="77777777" w:rsidR="00B42D5C" w:rsidRDefault="00B42D5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4E5E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Ha</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3D1B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11F5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B24F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6F17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r>
      <w:tr w:rsidR="00B42D5C" w14:paraId="325A58D5" w14:textId="77777777">
        <w:trPr>
          <w:jc w:val="center"/>
        </w:trPr>
        <w:tc>
          <w:tcPr>
            <w:tcW w:w="2448"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AD49320" w14:textId="77777777" w:rsidR="00B42D5C" w:rsidRDefault="00B42D5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81CE7E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β</w:t>
            </w:r>
            <w:r>
              <w:rPr>
                <w:color w:val="000000"/>
                <w:sz w:val="22"/>
                <w:szCs w:val="22"/>
                <w:vertAlign w:val="subscript"/>
              </w:rPr>
              <w:t>0H</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F9420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6656A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1178EF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D4D0C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1e-06</w:t>
            </w:r>
          </w:p>
        </w:tc>
      </w:tr>
      <w:tr w:rsidR="00B42D5C" w14:paraId="26A59FF3"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0EA47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SWHS harvest bias</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949B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Hb</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CF5E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34AD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B918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A6C9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0.001</w:t>
            </w:r>
          </w:p>
        </w:tc>
      </w:tr>
      <w:tr w:rsidR="00B42D5C" w14:paraId="7674BD7F" w14:textId="77777777">
        <w:trPr>
          <w:jc w:val="center"/>
        </w:trPr>
        <w:tc>
          <w:tcPr>
            <w:tcW w:w="24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F5E9BF" w14:textId="77777777" w:rsidR="00B42D5C" w:rsidRDefault="00B42D5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150E4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Hb</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D1244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69FFB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gamma</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83678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828208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r>
      <w:tr w:rsidR="00B42D5C" w14:paraId="3F696A40"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6A4E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SWHS release bias</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0FDD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Rb</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63B4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CF26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C2A9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9CBB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0.001</w:t>
            </w:r>
          </w:p>
        </w:tc>
      </w:tr>
      <w:tr w:rsidR="00B42D5C" w14:paraId="2E229B11" w14:textId="77777777">
        <w:trPr>
          <w:jc w:val="center"/>
        </w:trPr>
        <w:tc>
          <w:tcPr>
            <w:tcW w:w="24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1DDE69" w14:textId="77777777" w:rsidR="00B42D5C" w:rsidRDefault="00B42D5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6EA2EB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Rb</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10F3B1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5B7B2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gamma</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90B38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432D0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r>
      <w:tr w:rsidR="00B42D5C" w14:paraId="683A2C42"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39FE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Proportion Guided</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990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λ1</w:t>
            </w:r>
            <w:r>
              <w:rPr>
                <w:color w:val="000000"/>
                <w:sz w:val="22"/>
                <w:szCs w:val="22"/>
                <w:vertAlign w:val="subscript"/>
              </w:rPr>
              <w:t>a</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CFBD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696F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BB10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2D46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50</w:t>
            </w:r>
          </w:p>
        </w:tc>
      </w:tr>
      <w:tr w:rsidR="00B42D5C" w14:paraId="02C4DD9E" w14:textId="77777777">
        <w:trPr>
          <w:jc w:val="center"/>
        </w:trPr>
        <w:tc>
          <w:tcPr>
            <w:tcW w:w="244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1AC0C176" w14:textId="77777777" w:rsidR="00B42D5C" w:rsidRDefault="00B42D5C">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FCA8B6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λ2</w:t>
            </w:r>
            <w:r>
              <w:rPr>
                <w:color w:val="000000"/>
                <w:sz w:val="22"/>
                <w:szCs w:val="22"/>
                <w:vertAlign w:val="subscript"/>
              </w:rPr>
              <w:t>a</w:t>
            </w:r>
          </w:p>
        </w:tc>
        <w:tc>
          <w:tcPr>
            <w:tcW w:w="230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852EFD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30C7197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127C8D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E5089D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50</w:t>
            </w:r>
          </w:p>
        </w:tc>
      </w:tr>
    </w:tbl>
    <w:p w14:paraId="5576A813" w14:textId="77777777" w:rsidR="00B42D5C" w:rsidRDefault="00C439E6">
      <w:r>
        <w:br w:type="page"/>
      </w:r>
    </w:p>
    <w:p w14:paraId="441ACB27" w14:textId="77777777" w:rsidR="00B42D5C" w:rsidRDefault="00C439E6">
      <w:pPr>
        <w:pStyle w:val="BodyText"/>
      </w:pPr>
      <w:r>
        <w:rPr>
          <w:b/>
          <w:bCs/>
        </w:rPr>
        <w:lastRenderedPageBreak/>
        <w:t>Table 3.</w:t>
      </w:r>
      <w:r>
        <w:t xml:space="preserve"> Tables summarizing true parameters that failed to converge to an </w:t>
      </w:r>
      <m:oMath>
        <m:acc>
          <m:accPr>
            <m:ctrlPr>
              <w:rPr>
                <w:rFonts w:ascii="Cambria Math" w:hAnsi="Cambria Math"/>
              </w:rPr>
            </m:ctrlPr>
          </m:accPr>
          <m:e>
            <m:r>
              <w:rPr>
                <w:rFonts w:ascii="Cambria Math" w:hAnsi="Cambria Math"/>
              </w:rPr>
              <m:t>R</m:t>
            </m:r>
          </m:e>
        </m:acc>
      </m:oMath>
      <w:r>
        <w:t xml:space="preserve"> value less than 1.1</w:t>
      </w:r>
    </w:p>
    <w:tbl>
      <w:tblPr>
        <w:tblW w:w="5000" w:type="pct"/>
        <w:jc w:val="center"/>
        <w:tblLook w:val="0420" w:firstRow="1" w:lastRow="0" w:firstColumn="0" w:lastColumn="0" w:noHBand="0" w:noVBand="1"/>
      </w:tblPr>
      <w:tblGrid>
        <w:gridCol w:w="1035"/>
        <w:gridCol w:w="789"/>
        <w:gridCol w:w="1455"/>
        <w:gridCol w:w="656"/>
        <w:gridCol w:w="811"/>
        <w:gridCol w:w="873"/>
        <w:gridCol w:w="851"/>
        <w:gridCol w:w="650"/>
        <w:gridCol w:w="650"/>
        <w:gridCol w:w="645"/>
        <w:gridCol w:w="945"/>
      </w:tblGrid>
      <w:tr w:rsidR="00B42D5C" w14:paraId="04EDBE8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F0776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0806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EAEA2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5A20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5A18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1F68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EC88D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B7A0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Rhat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96108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5C42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Skew</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3826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Model</w:t>
            </w:r>
          </w:p>
        </w:tc>
      </w:tr>
      <w:tr w:rsidR="00B42D5C" w14:paraId="0497D0CF"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B1E04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 / (σ</w:t>
            </w:r>
            <w:r>
              <w:rPr>
                <w:color w:val="000000"/>
                <w:sz w:val="20"/>
                <w:szCs w:val="20"/>
                <w:vertAlign w:val="subscript"/>
              </w:rPr>
              <w:t>pH</w:t>
            </w:r>
            <w:r>
              <w:rPr>
                <w:color w:val="000000"/>
                <w:sz w:val="20"/>
                <w:szCs w:val="20"/>
                <w:vertAlign w:val="superscript"/>
              </w:rPr>
              <w:t>β2</w:t>
            </w:r>
            <w:r>
              <w:rPr>
                <w:color w:val="000000"/>
                <w:sz w:val="20"/>
                <w:szCs w:val="20"/>
              </w:rPr>
              <w:t>)</w:t>
            </w:r>
            <w:r>
              <w:rPr>
                <w:color w:val="000000"/>
                <w:sz w:val="20"/>
                <w:szCs w:val="20"/>
                <w:vertAlign w:val="superscript"/>
              </w:rPr>
              <w:t>2</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520D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8A76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BCE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0.211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1A0C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0.086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2641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367FC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1.107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FC7D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1.235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2237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0.963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7C4C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0.13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4EEB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historical</w:t>
            </w:r>
          </w:p>
        </w:tc>
      </w:tr>
    </w:tbl>
    <w:p w14:paraId="4F324A53" w14:textId="77777777" w:rsidR="00B42D5C" w:rsidRDefault="00C439E6">
      <w:r>
        <w:br w:type="page"/>
      </w:r>
    </w:p>
    <w:p w14:paraId="575A23AC" w14:textId="77777777" w:rsidR="00B42D5C" w:rsidRDefault="00C439E6">
      <w:pPr>
        <w:pStyle w:val="BodyText"/>
      </w:pPr>
      <w:r>
        <w:rPr>
          <w:b/>
          <w:bCs/>
        </w:rPr>
        <w:lastRenderedPageBreak/>
        <w:t>Table 4.</w:t>
      </w:r>
      <w:r>
        <w:t xml:space="preserve"> Table summarizing the mean, median, standard deviation (SD), skew and </w:t>
      </w:r>
      <m:oMath>
        <m:acc>
          <m:accPr>
            <m:ctrlPr>
              <w:rPr>
                <w:rFonts w:ascii="Cambria Math" w:hAnsi="Cambria Math"/>
              </w:rPr>
            </m:ctrlPr>
          </m:accPr>
          <m:e>
            <m:r>
              <w:rPr>
                <w:rFonts w:ascii="Cambria Math" w:hAnsi="Cambria Math"/>
              </w:rPr>
              <m:t>R</m:t>
            </m:r>
          </m:e>
        </m:acc>
      </m:oMath>
      <w:r>
        <w:t xml:space="preserve"> of the posterior harvest estimates that failed to converge to an </w:t>
      </w:r>
      <m:oMath>
        <m:acc>
          <m:accPr>
            <m:ctrlPr>
              <w:rPr>
                <w:rFonts w:ascii="Cambria Math" w:hAnsi="Cambria Math"/>
              </w:rPr>
            </m:ctrlPr>
          </m:accPr>
          <m:e>
            <m:r>
              <w:rPr>
                <w:rFonts w:ascii="Cambria Math" w:hAnsi="Cambria Math"/>
              </w:rPr>
              <m:t>R</m:t>
            </m:r>
          </m:e>
        </m:acc>
      </m:oMath>
      <w:r>
        <w:t xml:space="preserve"> </w:t>
      </w:r>
      <w:r>
        <w:t>value less than 1.1 and had medians greater than 1.</w:t>
      </w:r>
    </w:p>
    <w:tbl>
      <w:tblPr>
        <w:tblW w:w="5000" w:type="pct"/>
        <w:jc w:val="center"/>
        <w:tblLook w:val="0420" w:firstRow="1" w:lastRow="0" w:firstColumn="0" w:lastColumn="0" w:noHBand="0" w:noVBand="1"/>
      </w:tblPr>
      <w:tblGrid>
        <w:gridCol w:w="789"/>
        <w:gridCol w:w="1212"/>
        <w:gridCol w:w="600"/>
        <w:gridCol w:w="1530"/>
        <w:gridCol w:w="945"/>
        <w:gridCol w:w="867"/>
        <w:gridCol w:w="1022"/>
        <w:gridCol w:w="750"/>
        <w:gridCol w:w="856"/>
        <w:gridCol w:w="789"/>
      </w:tblGrid>
      <w:tr w:rsidR="00B42D5C" w14:paraId="62D15ED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76F4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5B37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1C10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8092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5146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Users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CCCC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9810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Median(s)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8D2D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DA3D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Skew(s)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54A88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Rhat(s)</w:t>
            </w:r>
          </w:p>
        </w:tc>
      </w:tr>
      <w:tr w:rsidR="00B42D5C" w14:paraId="62A68CB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23D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7F97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43B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3A1A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B6D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035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4E50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25F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23.74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0A94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E60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B42D5C" w14:paraId="0C10A2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B52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251E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C5E8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47FC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910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6283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613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81F2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195.52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0AA8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C060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1.14</w:t>
            </w:r>
          </w:p>
        </w:tc>
      </w:tr>
      <w:tr w:rsidR="00B42D5C" w14:paraId="11EE115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AFF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926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E824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A0B8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848F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4751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BC35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213B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9FF1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ABE2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1.16</w:t>
            </w:r>
          </w:p>
        </w:tc>
      </w:tr>
      <w:tr w:rsidR="00B42D5C" w14:paraId="65D23C8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B5C3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E8E1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8ED56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9E060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AB93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0A8D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48.63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9C72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9D97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192.85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984B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49D4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bl>
    <w:p w14:paraId="4D68E66D" w14:textId="77777777" w:rsidR="00B42D5C" w:rsidRDefault="00C439E6">
      <w:r>
        <w:br w:type="page"/>
      </w:r>
    </w:p>
    <w:p w14:paraId="4C5CC634" w14:textId="77777777" w:rsidR="00B42D5C" w:rsidRDefault="00C439E6">
      <w:pPr>
        <w:pStyle w:val="BodyText"/>
      </w:pPr>
      <w:r>
        <w:rPr>
          <w:b/>
          <w:bCs/>
        </w:rPr>
        <w:lastRenderedPageBreak/>
        <w:t>Table 5.</w:t>
      </w:r>
      <w:r>
        <w:t xml:space="preserve"> </w:t>
      </w:r>
      <w:r>
        <w:t xml:space="preserve">Table summarizing the mean, median, standard deviation (SD), skew and </w:t>
      </w:r>
      <m:oMath>
        <m:acc>
          <m:accPr>
            <m:ctrlPr>
              <w:rPr>
                <w:rFonts w:ascii="Cambria Math" w:hAnsi="Cambria Math"/>
              </w:rPr>
            </m:ctrlPr>
          </m:accPr>
          <m:e>
            <m:r>
              <w:rPr>
                <w:rFonts w:ascii="Cambria Math" w:hAnsi="Cambria Math"/>
              </w:rPr>
              <m:t>R</m:t>
            </m:r>
          </m:e>
        </m:acc>
      </m:oMath>
      <w:r>
        <w:t xml:space="preserve"> of the posterior release estimates that failed to converge to an </w:t>
      </w:r>
      <m:oMath>
        <m:acc>
          <m:accPr>
            <m:ctrlPr>
              <w:rPr>
                <w:rFonts w:ascii="Cambria Math" w:hAnsi="Cambria Math"/>
              </w:rPr>
            </m:ctrlPr>
          </m:accPr>
          <m:e>
            <m:r>
              <w:rPr>
                <w:rFonts w:ascii="Cambria Math" w:hAnsi="Cambria Math"/>
              </w:rPr>
              <m:t>R</m:t>
            </m:r>
          </m:e>
        </m:acc>
      </m:oMath>
      <w:r>
        <w:t xml:space="preserve"> value less than 1.1 and had medians greater than 1. Where more than one user group faild to converge for a psecies in a given year, the mean, median, SD, skew and </w:t>
      </w:r>
      <m:oMath>
        <m:acc>
          <m:accPr>
            <m:ctrlPr>
              <w:rPr>
                <w:rFonts w:ascii="Cambria Math" w:hAnsi="Cambria Math"/>
              </w:rPr>
            </m:ctrlPr>
          </m:accPr>
          <m:e>
            <m:r>
              <w:rPr>
                <w:rFonts w:ascii="Cambria Math" w:hAnsi="Cambria Math"/>
              </w:rPr>
              <m:t>R</m:t>
            </m:r>
          </m:e>
        </m:acc>
      </m:oMath>
      <w:r>
        <w:t xml:space="preserve"> columns present the range of values for that group.</w:t>
      </w:r>
    </w:p>
    <w:tbl>
      <w:tblPr>
        <w:tblW w:w="5000" w:type="pct"/>
        <w:jc w:val="center"/>
        <w:tblLook w:val="0420" w:firstRow="1" w:lastRow="0" w:firstColumn="0" w:lastColumn="0" w:noHBand="0" w:noVBand="1"/>
      </w:tblPr>
      <w:tblGrid>
        <w:gridCol w:w="978"/>
        <w:gridCol w:w="1212"/>
        <w:gridCol w:w="600"/>
        <w:gridCol w:w="1065"/>
        <w:gridCol w:w="975"/>
        <w:gridCol w:w="892"/>
        <w:gridCol w:w="1029"/>
        <w:gridCol w:w="949"/>
        <w:gridCol w:w="862"/>
        <w:gridCol w:w="798"/>
      </w:tblGrid>
      <w:tr w:rsidR="00B42D5C" w14:paraId="757F9D6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C943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F5F0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D168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5754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229B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Users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85A4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2B4FB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Median(s)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9F2DF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29BC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Skew(s)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0E9BE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Rhat(s)</w:t>
            </w:r>
          </w:p>
        </w:tc>
      </w:tr>
      <w:tr w:rsidR="00B42D5C" w14:paraId="09B9B5B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6198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Central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E81B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CI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7D3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112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1CAA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6AA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1019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6747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15.29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FC48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4AA6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779ED0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C085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8BE8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Afognak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3C5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E4E3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A61F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914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F11B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4BA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F46D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ED21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B42D5C" w14:paraId="31894C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2688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8E5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Afognak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2234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156E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FC78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5E67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13.5-75.19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8844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6.74-70.19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7987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30.07-31.28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0228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A26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1.11-1.12</w:t>
            </w:r>
          </w:p>
        </w:tc>
      </w:tr>
      <w:tr w:rsidR="00B42D5C" w14:paraId="14C5FF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40B1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818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7911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63D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4E6B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47EC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0996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9904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0024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4308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03BE8A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3897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D1E8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7FBE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99D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6C86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2900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B2A8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ACD9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EDAB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8D6A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355D58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EF3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68FA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1095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90D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09AF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4AA1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D804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F1AD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60F2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07C4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209F00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F81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80D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A6C3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629D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0B96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4C3F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F7D2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11C8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F6AE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4612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47C5251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64CE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17F5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917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B453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A119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093F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9054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B73F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DA7E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EE71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B42D5C" w14:paraId="3835A9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CD03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D17F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135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9911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F923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A368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AC95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BB2F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DF18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746D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5F04EEC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3F02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14EA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33CF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61FC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DE58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BCD9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29.69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A769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35D4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F883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9DB7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420EDA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9D30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1F2B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80B6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24F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720A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949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25.47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2A3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47A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B448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1DD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1.15</w:t>
            </w:r>
          </w:p>
        </w:tc>
      </w:tr>
      <w:tr w:rsidR="00B42D5C" w14:paraId="09527D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4AE8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8B4D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E1AE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B13B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040B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FF2F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8CDF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152B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F313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D2B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2B04D1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C263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2F2A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304D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DC41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75B6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9493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BA16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742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105.68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1577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5FCE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B42D5C" w14:paraId="3757B5E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6580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B91F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B2B4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7793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1FE9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07E9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5F07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74F0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257.77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F05F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5F4A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B42D5C" w14:paraId="50D646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98BD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E6A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DAB8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AD36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D037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C48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5CEB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7B0C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425.15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610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5C22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1.19</w:t>
            </w:r>
          </w:p>
        </w:tc>
      </w:tr>
      <w:tr w:rsidR="00B42D5C" w14:paraId="363077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12D3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03A0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FB88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5CDA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07B7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ED6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992D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FBD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75D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0C5C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B42D5C" w14:paraId="44E4C9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CDC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286F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04C0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19F6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C293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599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147.58-160.34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775D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1.05-12.85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12C6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1072.11-1075.64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116B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0.14-0.14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1B6F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1.15-1.15</w:t>
            </w:r>
          </w:p>
        </w:tc>
      </w:tr>
      <w:tr w:rsidR="00B42D5C" w14:paraId="45C046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697F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0F76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3E3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4BC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3C09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F927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52A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7701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19D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128A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B42D5C" w14:paraId="7D67B5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A48D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A77A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A65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5662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D32F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8580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54CB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D22A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8665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C196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B42D5C" w14:paraId="6664789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258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lastRenderedPageBreak/>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883D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63E2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F5E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46EB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276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EC57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9A75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659.45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68BD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07B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B42D5C" w14:paraId="41C6CE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3A1A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D919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6DC0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36BF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15C0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5A54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A27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350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408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C80D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1.16</w:t>
            </w:r>
          </w:p>
        </w:tc>
      </w:tr>
      <w:tr w:rsidR="00B42D5C" w14:paraId="49D69A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CD4A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8FB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3334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3CBC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DF4D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71B5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0079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0B7F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DBBA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579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B42D5C" w14:paraId="2D040B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B67C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8056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4BD7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CDF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ECA8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DA88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69E4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F65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4091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E55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B42D5C" w14:paraId="2CF9CA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3BA1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6C91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5A4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146F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C496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959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6D6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2835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321.74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5F99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3D9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1.14</w:t>
            </w:r>
          </w:p>
        </w:tc>
      </w:tr>
      <w:tr w:rsidR="00B42D5C" w14:paraId="6441B82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A37C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36D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WKMA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3DCF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3AD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BF43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E50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157E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6F30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5CB1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C840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1.22</w:t>
            </w:r>
          </w:p>
        </w:tc>
      </w:tr>
      <w:tr w:rsidR="00B42D5C" w14:paraId="55539F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20E6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E55C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EWYKT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DE2D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48F1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1A9A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5B4F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7.86-9.4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C775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4.03-5.62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32D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16.46-16.6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7D00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850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1.12-1.13</w:t>
            </w:r>
          </w:p>
        </w:tc>
      </w:tr>
      <w:tr w:rsidR="00B42D5C" w14:paraId="20ECA0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787F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8FE6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EWYKT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49B2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B43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C460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83BE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F35A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A49F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4841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B32E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B42D5C" w14:paraId="5B7BF6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B431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993D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9415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CCD8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6420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F31E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92E7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75.61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8B87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339.19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854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A9250"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B42D5C" w14:paraId="49A1A7B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16A1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FA18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4F2E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7D54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E99B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C5B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68.68-108.72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2CD0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35.87-71.18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6F1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275.39-283.44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EEF5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0A25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1.24-1.26</w:t>
            </w:r>
          </w:p>
        </w:tc>
      </w:tr>
      <w:tr w:rsidR="00B42D5C" w14:paraId="4A02D4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D1BA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E57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FA8E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E899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24FF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34B7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2002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D74D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7782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93E2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B42D5C" w14:paraId="74E9E2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BC7B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BD9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B9C0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A5B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29E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38D9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C7BD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62E9"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57E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981A"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7D11E8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021E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216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7DE2E"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776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9A66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B4E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8B75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100.92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E720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4B5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ED3D8"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B42D5C" w14:paraId="44B4FF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09AD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0270F"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729D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CEA36"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1C99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EC97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3DBDC"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643B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F9CB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AFF6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B42D5C" w14:paraId="00AB97D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37402"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467114"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CEBF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4A16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D06A8B"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441F1"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15.36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2A685"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B32C7"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39.05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C7DCCD"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E7C83" w14:textId="77777777" w:rsidR="00B42D5C" w:rsidRDefault="00C439E6">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bl>
    <w:p w14:paraId="51ECDC4F" w14:textId="77777777" w:rsidR="00B42D5C" w:rsidRDefault="00C439E6">
      <w:r>
        <w:br w:type="page"/>
      </w:r>
      <w:bookmarkEnd w:id="0"/>
    </w:p>
    <w:sectPr w:rsidR="00B42D5C" w:rsidSect="000D6A2A">
      <w:footerReference w:type="default" r:id="rId10"/>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1C8E6" w14:textId="77777777" w:rsidR="00C439E6" w:rsidRDefault="00C439E6">
      <w:pPr>
        <w:spacing w:after="0"/>
      </w:pPr>
      <w:r>
        <w:separator/>
      </w:r>
    </w:p>
  </w:endnote>
  <w:endnote w:type="continuationSeparator" w:id="0">
    <w:p w14:paraId="2A774139" w14:textId="77777777" w:rsidR="00C439E6" w:rsidRDefault="00C439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181B"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7B12854B"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58BE" w14:textId="77777777" w:rsidR="00C439E6" w:rsidRDefault="00C439E6">
      <w:pPr>
        <w:spacing w:after="0"/>
      </w:pPr>
      <w:r>
        <w:separator/>
      </w:r>
    </w:p>
  </w:footnote>
  <w:footnote w:type="continuationSeparator" w:id="0">
    <w:p w14:paraId="7ACB729A" w14:textId="77777777" w:rsidR="00C439E6" w:rsidRDefault="00C439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C49A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6"/>
  </w:num>
  <w:num w:numId="2" w16cid:durableId="1697196370">
    <w:abstractNumId w:val="9"/>
  </w:num>
  <w:num w:numId="3" w16cid:durableId="823203623">
    <w:abstractNumId w:val="16"/>
  </w:num>
  <w:num w:numId="4" w16cid:durableId="1002195541">
    <w:abstractNumId w:val="23"/>
  </w:num>
  <w:num w:numId="5" w16cid:durableId="23678503">
    <w:abstractNumId w:val="15"/>
  </w:num>
  <w:num w:numId="6" w16cid:durableId="582764881">
    <w:abstractNumId w:val="11"/>
  </w:num>
  <w:num w:numId="7" w16cid:durableId="1615206266">
    <w:abstractNumId w:val="17"/>
  </w:num>
  <w:num w:numId="8" w16cid:durableId="1447501962">
    <w:abstractNumId w:val="1"/>
  </w:num>
  <w:num w:numId="9" w16cid:durableId="146943494">
    <w:abstractNumId w:val="2"/>
  </w:num>
  <w:num w:numId="10" w16cid:durableId="1932003288">
    <w:abstractNumId w:val="7"/>
  </w:num>
  <w:num w:numId="11" w16cid:durableId="1701660045">
    <w:abstractNumId w:val="13"/>
  </w:num>
  <w:num w:numId="12" w16cid:durableId="419639843">
    <w:abstractNumId w:val="18"/>
  </w:num>
  <w:num w:numId="13" w16cid:durableId="1950114990">
    <w:abstractNumId w:val="21"/>
  </w:num>
  <w:num w:numId="14" w16cid:durableId="79644334">
    <w:abstractNumId w:val="6"/>
  </w:num>
  <w:num w:numId="15" w16cid:durableId="1637249986">
    <w:abstractNumId w:val="14"/>
  </w:num>
  <w:num w:numId="16" w16cid:durableId="1894657587">
    <w:abstractNumId w:val="24"/>
  </w:num>
  <w:num w:numId="17" w16cid:durableId="1276520612">
    <w:abstractNumId w:val="3"/>
  </w:num>
  <w:num w:numId="18" w16cid:durableId="1184368509">
    <w:abstractNumId w:val="12"/>
  </w:num>
  <w:num w:numId="19" w16cid:durableId="179512789">
    <w:abstractNumId w:val="5"/>
  </w:num>
  <w:num w:numId="20" w16cid:durableId="1160000273">
    <w:abstractNumId w:val="22"/>
  </w:num>
  <w:num w:numId="21" w16cid:durableId="1979872988">
    <w:abstractNumId w:val="19"/>
  </w:num>
  <w:num w:numId="22" w16cid:durableId="1362635024">
    <w:abstractNumId w:val="25"/>
  </w:num>
  <w:num w:numId="23" w16cid:durableId="1410889386">
    <w:abstractNumId w:val="10"/>
  </w:num>
  <w:num w:numId="24" w16cid:durableId="1990207080">
    <w:abstractNumId w:val="20"/>
  </w:num>
  <w:num w:numId="25" w16cid:durableId="685012224">
    <w:abstractNumId w:val="4"/>
  </w:num>
  <w:num w:numId="26" w16cid:durableId="1979919492">
    <w:abstractNumId w:val="8"/>
  </w:num>
  <w:num w:numId="27" w16cid:durableId="205987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295D"/>
    <w:rsid w:val="00055130"/>
    <w:rsid w:val="00055ADE"/>
    <w:rsid w:val="0006006D"/>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3AF4"/>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3F9A"/>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6996"/>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D66F4"/>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7880"/>
    <w:rsid w:val="005525D1"/>
    <w:rsid w:val="00553A2C"/>
    <w:rsid w:val="00554E6C"/>
    <w:rsid w:val="00556351"/>
    <w:rsid w:val="00556AD1"/>
    <w:rsid w:val="00567DCF"/>
    <w:rsid w:val="00570AFD"/>
    <w:rsid w:val="005809F5"/>
    <w:rsid w:val="00581279"/>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2C8"/>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5E62"/>
    <w:rsid w:val="00867054"/>
    <w:rsid w:val="00867C22"/>
    <w:rsid w:val="0087409B"/>
    <w:rsid w:val="008759EE"/>
    <w:rsid w:val="008823BE"/>
    <w:rsid w:val="00885C97"/>
    <w:rsid w:val="0088650C"/>
    <w:rsid w:val="00891935"/>
    <w:rsid w:val="00892AA6"/>
    <w:rsid w:val="00895291"/>
    <w:rsid w:val="00897AF6"/>
    <w:rsid w:val="008A1C78"/>
    <w:rsid w:val="008A316C"/>
    <w:rsid w:val="008A3562"/>
    <w:rsid w:val="008A4A24"/>
    <w:rsid w:val="008A4F5C"/>
    <w:rsid w:val="008A6715"/>
    <w:rsid w:val="008B4A24"/>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8C1"/>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D1C"/>
    <w:rsid w:val="00B31F66"/>
    <w:rsid w:val="00B3563A"/>
    <w:rsid w:val="00B37FC8"/>
    <w:rsid w:val="00B4210F"/>
    <w:rsid w:val="00B42D5C"/>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1E4A"/>
    <w:rsid w:val="00C067B4"/>
    <w:rsid w:val="00C17864"/>
    <w:rsid w:val="00C2079B"/>
    <w:rsid w:val="00C23156"/>
    <w:rsid w:val="00C240E1"/>
    <w:rsid w:val="00C268AD"/>
    <w:rsid w:val="00C31FF6"/>
    <w:rsid w:val="00C37101"/>
    <w:rsid w:val="00C439E6"/>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3E88"/>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44CD"/>
    <w:rsid w:val="00E678A6"/>
    <w:rsid w:val="00E67FA3"/>
    <w:rsid w:val="00E73458"/>
    <w:rsid w:val="00E762C5"/>
    <w:rsid w:val="00E8027B"/>
    <w:rsid w:val="00E818CB"/>
    <w:rsid w:val="00E81A2D"/>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3B32"/>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80D"/>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232A0"/>
  <w15:docId w15:val="{BDE1D482-172B-493E-9E5F-F2329E8D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next w:val="Normal"/>
    <w:link w:val="CaptionChar"/>
    <w:uiPriority w:val="35"/>
    <w:unhideWhenUsed/>
    <w:qFormat/>
    <w:rsid w:val="001C6996"/>
    <w:pPr>
      <w:keepLines/>
      <w:tabs>
        <w:tab w:val="right" w:pos="9360"/>
      </w:tabs>
      <w:suppressAutoHyphens/>
      <w:ind w:firstLine="288"/>
    </w:pPr>
    <w:rPr>
      <w:sz w:val="22"/>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6A5120"/>
    <w:rPr>
      <w:sz w:val="22"/>
    </w:rPr>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uiPriority w:val="35"/>
    <w:rsid w:val="001C6996"/>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 w:val="24"/>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C64739"/>
    <w:pPr>
      <w:spacing w:before="180" w:after="180"/>
      <w:jc w:val="left"/>
    </w:pPr>
    <w:rPr>
      <w:rFonts w:eastAsiaTheme="minorHAnsi"/>
      <w:sz w:val="24"/>
    </w:rPr>
  </w:style>
  <w:style w:type="paragraph" w:customStyle="1" w:styleId="Compact">
    <w:name w:val="Compact"/>
    <w:basedOn w:val="BodyText"/>
    <w:qFormat/>
    <w:rsid w:val="00C64739"/>
    <w:pPr>
      <w:numPr>
        <w:numId w:val="5"/>
      </w:numPr>
      <w:spacing w:before="36" w:after="36"/>
      <w:jc w:val="left"/>
    </w:pPr>
    <w:rPr>
      <w:rFonts w:eastAsiaTheme="minorHAnsi"/>
      <w:sz w:val="24"/>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uiPriority w:val="39"/>
    <w:unhideWhenUsed/>
    <w:qFormat/>
    <w:rsid w:val="00C64739"/>
    <w:pPr>
      <w:suppressAutoHyphens w:val="0"/>
      <w:spacing w:before="240" w:after="0" w:line="259" w:lineRule="auto"/>
      <w:ind w:left="0" w:right="0"/>
      <w:jc w:val="left"/>
      <w:outlineLvl w:val="9"/>
    </w:pPr>
    <w:rPr>
      <w:rFonts w:asciiTheme="majorHAnsi" w:eastAsiaTheme="majorEastAsia" w:hAnsiTheme="majorHAnsi" w:cstheme="majorBidi"/>
      <w:b w:val="0"/>
      <w:caps w:val="0"/>
      <w:color w:val="365F91" w:themeColor="accent1" w:themeShade="BF"/>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7F0819F624B64380D4A57CCDAC7781" ma:contentTypeVersion="15" ma:contentTypeDescription="Create a new document." ma:contentTypeScope="" ma:versionID="80c109b7d414b309a7d786dd6509e36f">
  <xsd:schema xmlns:xsd="http://www.w3.org/2001/XMLSchema" xmlns:xs="http://www.w3.org/2001/XMLSchema" xmlns:p="http://schemas.microsoft.com/office/2006/metadata/properties" xmlns:ns3="eac37eda-f897-49eb-801c-08fa018b6265" xmlns:ns4="98f28830-e830-43ef-8ed3-456beba03c0a" targetNamespace="http://schemas.microsoft.com/office/2006/metadata/properties" ma:root="true" ma:fieldsID="058b49632fa3b8b2414025527e84e287" ns3:_="" ns4:_="">
    <xsd:import namespace="eac37eda-f897-49eb-801c-08fa018b6265"/>
    <xsd:import namespace="98f28830-e830-43ef-8ed3-456beba03c0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37eda-f897-49eb-801c-08fa018b6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f28830-e830-43ef-8ed3-456beba03c0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ac37eda-f897-49eb-801c-08fa018b6265" xsi:nil="true"/>
  </documentManagement>
</p:properties>
</file>

<file path=customXml/itemProps1.xml><?xml version="1.0" encoding="utf-8"?>
<ds:datastoreItem xmlns:ds="http://schemas.openxmlformats.org/officeDocument/2006/customXml" ds:itemID="{4693A7DF-04B3-4C17-BC3D-A33582D3F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37eda-f897-49eb-801c-08fa018b6265"/>
    <ds:schemaRef ds:uri="98f28830-e830-43ef-8ed3-456beba03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3BA41A-9653-4C24-AD0F-741B4D1EE394}">
  <ds:schemaRefs>
    <ds:schemaRef ds:uri="http://schemas.microsoft.com/sharepoint/v3/contenttype/forms"/>
  </ds:schemaRefs>
</ds:datastoreItem>
</file>

<file path=customXml/itemProps3.xml><?xml version="1.0" encoding="utf-8"?>
<ds:datastoreItem xmlns:ds="http://schemas.openxmlformats.org/officeDocument/2006/customXml" ds:itemID="{6CD8FE6F-1B47-426B-A728-292E885353F2}">
  <ds:schemaRefs>
    <ds:schemaRef ds:uri="http://schemas.microsoft.com/office/2006/metadata/properties"/>
    <ds:schemaRef ds:uri="http://schemas.microsoft.com/office/infopath/2007/PartnerControls"/>
    <ds:schemaRef ds:uri="eac37eda-f897-49eb-801c-08fa018b6265"/>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1</TotalTime>
  <Pages>6</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6394</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Philip J (DFG)</dc:creator>
  <cp:keywords/>
  <cp:lastModifiedBy>Joy, Philip J (DFG)</cp:lastModifiedBy>
  <cp:revision>2</cp:revision>
  <dcterms:created xsi:type="dcterms:W3CDTF">2026-10-28T23:24:00Z</dcterms:created>
  <dcterms:modified xsi:type="dcterms:W3CDTF">2026-10-28T23:24:00Z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y fmtid="{D5CDD505-2E9C-101B-9397-08002B2CF9AE}" pid="4" name="ContentTypeId">
    <vt:lpwstr>0x010100627F0819F624B64380D4A57CCDAC7781</vt:lpwstr>
  </property>
</Properties>
</file>