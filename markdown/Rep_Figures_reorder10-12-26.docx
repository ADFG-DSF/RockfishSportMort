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0A9C" w14:textId="77777777" w:rsidR="00B56DB6" w:rsidRDefault="00000000">
      <w:r>
        <w:t xml:space="preserve">    </w:t>
      </w:r>
    </w:p>
    <w:p w14:paraId="697AD9A9" w14:textId="77777777" w:rsidR="00B56DB6" w:rsidRDefault="00000000">
      <w:pPr>
        <w:pStyle w:val="Heading1"/>
      </w:pPr>
      <w:bookmarkStart w:id="0" w:name="figures"/>
      <w:r>
        <w:t>Figures</w:t>
      </w:r>
    </w:p>
    <w:p w14:paraId="28FD242E" w14:textId="77777777" w:rsidR="00B56DB6" w:rsidRDefault="00000000">
      <w:r>
        <w:br w:type="page"/>
      </w:r>
    </w:p>
    <w:p w14:paraId="1261AEE3" w14:textId="77777777" w:rsidR="00B56DB6" w:rsidRDefault="00000000">
      <w:r>
        <w:rPr>
          <w:noProof/>
        </w:rPr>
        <w:lastRenderedPageBreak/>
        <w:drawing>
          <wp:inline distT="0" distB="0" distL="0" distR="0" wp14:anchorId="3B7D046F" wp14:editId="461FECF1">
            <wp:extent cx="5943600" cy="3621786"/>
            <wp:effectExtent l="0" t="0" r="0" b="0"/>
            <wp:docPr id="21" name="Picture" descr="Figure 1. Cook Inlet rockfish commercial fishery management units: North Gulf District (NG) and Cook Inlet District (CI)."/>
            <wp:cNvGraphicFramePr/>
            <a:graphic xmlns:a="http://schemas.openxmlformats.org/drawingml/2006/main">
              <a:graphicData uri="http://schemas.openxmlformats.org/drawingml/2006/picture">
                <pic:pic xmlns:pic="http://schemas.openxmlformats.org/drawingml/2006/picture">
                  <pic:nvPicPr>
                    <pic:cNvPr id="22" name="Picture" descr="../figures/CING_CFMUs.png"/>
                    <pic:cNvPicPr>
                      <a:picLocks noChangeAspect="1" noChangeArrowheads="1"/>
                    </pic:cNvPicPr>
                  </pic:nvPicPr>
                  <pic:blipFill>
                    <a:blip r:embed="rId5"/>
                    <a:stretch>
                      <a:fillRect/>
                    </a:stretch>
                  </pic:blipFill>
                  <pic:spPr bwMode="auto">
                    <a:xfrm>
                      <a:off x="0" y="0"/>
                      <a:ext cx="5943600" cy="3621786"/>
                    </a:xfrm>
                    <a:prstGeom prst="rect">
                      <a:avLst/>
                    </a:prstGeom>
                    <a:noFill/>
                    <a:ln w="9525">
                      <a:noFill/>
                      <a:headEnd/>
                      <a:tailEnd/>
                    </a:ln>
                  </pic:spPr>
                </pic:pic>
              </a:graphicData>
            </a:graphic>
          </wp:inline>
        </w:drawing>
      </w:r>
    </w:p>
    <w:p w14:paraId="487EFA74" w14:textId="77777777" w:rsidR="00B56DB6" w:rsidRDefault="00000000">
      <w:r>
        <w:rPr>
          <w:b/>
          <w:bCs/>
        </w:rPr>
        <w:t>Figure 1.</w:t>
      </w:r>
      <w:r>
        <w:t xml:space="preserve"> Cook Inlet rockfish commercial fishery management units: North Gulf District (NG) and Cook Inlet District (CI).</w:t>
      </w:r>
    </w:p>
    <w:p w14:paraId="4A5B12A0" w14:textId="77777777" w:rsidR="00B56DB6" w:rsidRDefault="00000000">
      <w:r>
        <w:br w:type="page"/>
      </w:r>
    </w:p>
    <w:p w14:paraId="22E65FD7" w14:textId="77777777" w:rsidR="00B56DB6" w:rsidRDefault="00000000">
      <w:r>
        <w:rPr>
          <w:noProof/>
        </w:rPr>
        <w:lastRenderedPageBreak/>
        <w:drawing>
          <wp:inline distT="0" distB="0" distL="0" distR="0" wp14:anchorId="51D1B27D" wp14:editId="74B9568D">
            <wp:extent cx="5943600" cy="3657599"/>
            <wp:effectExtent l="0" t="0" r="0" b="0"/>
            <wp:docPr id="24" name="Picture" descr="Figure 2. Prince William Sound rockfish commercial fishery management units: Prince William Sound Inside District (PWSI) and Prince William Sound Outside District (PWSO)."/>
            <wp:cNvGraphicFramePr/>
            <a:graphic xmlns:a="http://schemas.openxmlformats.org/drawingml/2006/main">
              <a:graphicData uri="http://schemas.openxmlformats.org/drawingml/2006/picture">
                <pic:pic xmlns:pic="http://schemas.openxmlformats.org/drawingml/2006/picture">
                  <pic:nvPicPr>
                    <pic:cNvPr id="25" name="Picture" descr="../figures/PWS_CFMUs.jpeg"/>
                    <pic:cNvPicPr>
                      <a:picLocks noChangeAspect="1" noChangeArrowheads="1"/>
                    </pic:cNvPicPr>
                  </pic:nvPicPr>
                  <pic:blipFill>
                    <a:blip r:embed="rId6"/>
                    <a:stretch>
                      <a:fillRect/>
                    </a:stretch>
                  </pic:blipFill>
                  <pic:spPr bwMode="auto">
                    <a:xfrm>
                      <a:off x="0" y="0"/>
                      <a:ext cx="5943600" cy="3657599"/>
                    </a:xfrm>
                    <a:prstGeom prst="rect">
                      <a:avLst/>
                    </a:prstGeom>
                    <a:noFill/>
                    <a:ln w="9525">
                      <a:noFill/>
                      <a:headEnd/>
                      <a:tailEnd/>
                    </a:ln>
                  </pic:spPr>
                </pic:pic>
              </a:graphicData>
            </a:graphic>
          </wp:inline>
        </w:drawing>
      </w:r>
    </w:p>
    <w:p w14:paraId="7AF77B2A" w14:textId="77777777" w:rsidR="00B56DB6" w:rsidRDefault="00000000">
      <w:r>
        <w:rPr>
          <w:b/>
          <w:bCs/>
        </w:rPr>
        <w:t>Figure 2.</w:t>
      </w:r>
      <w:r>
        <w:t xml:space="preserve"> Prince William Sound rockfish commercial fishery management units: Prince William Sound Inside District (PWSI) and Prince William Sound Outside District (PWSO).</w:t>
      </w:r>
    </w:p>
    <w:p w14:paraId="033D0614" w14:textId="77777777" w:rsidR="00B56DB6" w:rsidRDefault="00000000">
      <w:r>
        <w:br w:type="page"/>
      </w:r>
    </w:p>
    <w:p w14:paraId="571EDEA4" w14:textId="77777777" w:rsidR="00B56DB6" w:rsidRDefault="00000000">
      <w:r>
        <w:rPr>
          <w:noProof/>
        </w:rPr>
        <w:lastRenderedPageBreak/>
        <w:drawing>
          <wp:inline distT="0" distB="0" distL="0" distR="0" wp14:anchorId="053A43B5" wp14:editId="27441A32">
            <wp:extent cx="5943600" cy="4596383"/>
            <wp:effectExtent l="0" t="0" r="0" b="0"/>
            <wp:docPr id="27" name="Picture" descr="Figure 3. Southeast Alaska rockfish commercial fishery management units: Icy Bay Subdistrict (IBS), East Yakutat Section (EYKT), Northern Southeast Outside Section (NSEO), Central Southeast Outside Section (CSEO), Southern Southeast Outside Section (SSEO), Northern Southeast Inside Subdistrict (NSEI), and Southern Southeast Inside Subdistrict (SSEI)."/>
            <wp:cNvGraphicFramePr/>
            <a:graphic xmlns:a="http://schemas.openxmlformats.org/drawingml/2006/main">
              <a:graphicData uri="http://schemas.openxmlformats.org/drawingml/2006/picture">
                <pic:pic xmlns:pic="http://schemas.openxmlformats.org/drawingml/2006/picture">
                  <pic:nvPicPr>
                    <pic:cNvPr id="28" name="Picture" descr="../figures/SE_CFMUs.png"/>
                    <pic:cNvPicPr>
                      <a:picLocks noChangeAspect="1" noChangeArrowheads="1"/>
                    </pic:cNvPicPr>
                  </pic:nvPicPr>
                  <pic:blipFill>
                    <a:blip r:embed="rId7"/>
                    <a:stretch>
                      <a:fillRect/>
                    </a:stretch>
                  </pic:blipFill>
                  <pic:spPr bwMode="auto">
                    <a:xfrm>
                      <a:off x="0" y="0"/>
                      <a:ext cx="5943600" cy="4596383"/>
                    </a:xfrm>
                    <a:prstGeom prst="rect">
                      <a:avLst/>
                    </a:prstGeom>
                    <a:noFill/>
                    <a:ln w="9525">
                      <a:noFill/>
                      <a:headEnd/>
                      <a:tailEnd/>
                    </a:ln>
                  </pic:spPr>
                </pic:pic>
              </a:graphicData>
            </a:graphic>
          </wp:inline>
        </w:drawing>
      </w:r>
    </w:p>
    <w:p w14:paraId="56502E51" w14:textId="77777777" w:rsidR="00B56DB6" w:rsidRDefault="00000000">
      <w:r>
        <w:rPr>
          <w:b/>
          <w:bCs/>
        </w:rPr>
        <w:t>Figure 3.</w:t>
      </w:r>
      <w:r>
        <w:t xml:space="preserve"> Southeast Alaska rockfish commercial fishery management units: Icy Bay Subdistrict (IBS), East Yakutat Section (EYKT), Northern Southeast Outside Section (NSEO), Central Southeast Outside Section (CSEO), Southern Southeast Outside Section (SSEO), Northern Southeast Inside Subdistrict (NSEI), and Southern Southeast Inside Subdistrict (SSEI).</w:t>
      </w:r>
    </w:p>
    <w:p w14:paraId="5D0DCA1E" w14:textId="77777777" w:rsidR="00B56DB6" w:rsidRDefault="00000000">
      <w:r>
        <w:br w:type="page"/>
      </w:r>
    </w:p>
    <w:p w14:paraId="750FC1ED" w14:textId="77777777" w:rsidR="00B56DB6" w:rsidRDefault="00000000">
      <w:r>
        <w:rPr>
          <w:noProof/>
        </w:rPr>
        <w:lastRenderedPageBreak/>
        <w:drawing>
          <wp:inline distT="0" distB="0" distL="0" distR="0" wp14:anchorId="7AADC6C7" wp14:editId="77AFBF98">
            <wp:extent cx="5943600" cy="3758757"/>
            <wp:effectExtent l="0" t="0" r="0" b="0"/>
            <wp:docPr id="30" name="Picture" descr="Figure 4. Kodiak, Chignik, and the South Alaska Peninsula (SAKPEN) rockfish commercial fishery management units. The Bering Sea–Aleutian Islands Area includes all waters west of the South Alaska Peninsula Area border at Scotch Cap Light, and north into the Bering Sea. Kodiak management units include Afognak, Northeast, Eastside, Southeast, Southwest, Westside, and Mainland Districts."/>
            <wp:cNvGraphicFramePr/>
            <a:graphic xmlns:a="http://schemas.openxmlformats.org/drawingml/2006/main">
              <a:graphicData uri="http://schemas.openxmlformats.org/drawingml/2006/picture">
                <pic:pic xmlns:pic="http://schemas.openxmlformats.org/drawingml/2006/picture">
                  <pic:nvPicPr>
                    <pic:cNvPr id="31" name="Picture" descr="../figures/KOD_CFMUs.png"/>
                    <pic:cNvPicPr>
                      <a:picLocks noChangeAspect="1" noChangeArrowheads="1"/>
                    </pic:cNvPicPr>
                  </pic:nvPicPr>
                  <pic:blipFill>
                    <a:blip r:embed="rId8"/>
                    <a:stretch>
                      <a:fillRect/>
                    </a:stretch>
                  </pic:blipFill>
                  <pic:spPr bwMode="auto">
                    <a:xfrm>
                      <a:off x="0" y="0"/>
                      <a:ext cx="5943600" cy="3758757"/>
                    </a:xfrm>
                    <a:prstGeom prst="rect">
                      <a:avLst/>
                    </a:prstGeom>
                    <a:noFill/>
                    <a:ln w="9525">
                      <a:noFill/>
                      <a:headEnd/>
                      <a:tailEnd/>
                    </a:ln>
                  </pic:spPr>
                </pic:pic>
              </a:graphicData>
            </a:graphic>
          </wp:inline>
        </w:drawing>
      </w:r>
    </w:p>
    <w:p w14:paraId="788FA9EA" w14:textId="77777777" w:rsidR="00B56DB6" w:rsidRDefault="00000000">
      <w:r>
        <w:rPr>
          <w:b/>
          <w:bCs/>
        </w:rPr>
        <w:t>Figure 4.</w:t>
      </w:r>
      <w:r>
        <w:t xml:space="preserve"> Kodiak, Chignik, and the South Alaska Peninsula (SAKPEN) rockfish commercial fishery management units. The Bering Sea–Aleutian Islands Area includes all waters west of the South Alaska Peninsula Area border at Scotch Cap Light, and north into the Bering Sea. Kodiak management units include Afognak, Northeast, Eastside, Southeast, Southwest, Westside, and Mainland Districts.</w:t>
      </w:r>
    </w:p>
    <w:p w14:paraId="3A7669EC" w14:textId="77777777" w:rsidR="00B56DB6" w:rsidRDefault="00000000">
      <w:r>
        <w:br w:type="page"/>
      </w:r>
    </w:p>
    <w:p w14:paraId="6BCA5C92" w14:textId="77777777" w:rsidR="00B56DB6" w:rsidRDefault="00000000">
      <w:r>
        <w:rPr>
          <w:noProof/>
        </w:rPr>
        <w:lastRenderedPageBreak/>
        <w:drawing>
          <wp:inline distT="0" distB="0" distL="0" distR="0" wp14:anchorId="2C561B70" wp14:editId="7E675CD8">
            <wp:extent cx="5943600" cy="2584173"/>
            <wp:effectExtent l="0" t="0" r="0" b="0"/>
            <wp:docPr id="33" name="Picture" descr="Figure 5.- Data sources for estimating rockfish harvests and releases in ADF&amp;G commercial fisheries management units. Note that initial rockfish harvest estimates were not differentiated into species assemblage or species until 1998 when logbooks began differentiating by pelagic and non-pelagic. Logbooks began to collect data on yelloweye beginning in 2006. Port sampling programs to gather data on species composition of harvests began in 1996 in Southcentral and Kodiak and in 2006 in Southeast."/>
            <wp:cNvGraphicFramePr/>
            <a:graphic xmlns:a="http://schemas.openxmlformats.org/drawingml/2006/main">
              <a:graphicData uri="http://schemas.openxmlformats.org/drawingml/2006/picture">
                <pic:pic xmlns:pic="http://schemas.openxmlformats.org/drawingml/2006/picture">
                  <pic:nvPicPr>
                    <pic:cNvPr id="34" name="Picture" descr="Rep_Figures_files/figure-docx/unnamed-chunk-6-1.png"/>
                    <pic:cNvPicPr>
                      <a:picLocks noChangeAspect="1" noChangeArrowheads="1"/>
                    </pic:cNvPicPr>
                  </pic:nvPicPr>
                  <pic:blipFill>
                    <a:blip r:embed="rId9"/>
                    <a:stretch>
                      <a:fillRect/>
                    </a:stretch>
                  </pic:blipFill>
                  <pic:spPr bwMode="auto">
                    <a:xfrm>
                      <a:off x="0" y="0"/>
                      <a:ext cx="5943600" cy="2584173"/>
                    </a:xfrm>
                    <a:prstGeom prst="rect">
                      <a:avLst/>
                    </a:prstGeom>
                    <a:noFill/>
                    <a:ln w="9525">
                      <a:noFill/>
                      <a:headEnd/>
                      <a:tailEnd/>
                    </a:ln>
                  </pic:spPr>
                </pic:pic>
              </a:graphicData>
            </a:graphic>
          </wp:inline>
        </w:drawing>
      </w:r>
    </w:p>
    <w:p w14:paraId="4D4E4513" w14:textId="77777777" w:rsidR="00B56DB6" w:rsidRDefault="00000000">
      <w:r>
        <w:rPr>
          <w:b/>
          <w:bCs/>
        </w:rPr>
        <w:t>Figure 5.</w:t>
      </w:r>
      <w:r>
        <w:t>- Data sources for estimating rockfish harvests and releases in ADF&amp;G commercial fisheries management units. Note that initial rockfish harvest estimates were not differentiated into species assemblage or species until 1998 when logbooks began differentiating by pelagic and non-pelagic. Logbooks began to collect data on yelloweye beginning in 2006. Port sampling programs to gather data on species composition of harvests began in 1996 in Southcentral and Kodiak and in 2006 in Southeast.</w:t>
      </w:r>
    </w:p>
    <w:p w14:paraId="4EBCC371" w14:textId="77777777" w:rsidR="00B56DB6" w:rsidRDefault="00000000">
      <w:r>
        <w:br w:type="page"/>
      </w:r>
    </w:p>
    <w:p w14:paraId="3AA2A237" w14:textId="77777777" w:rsidR="00B56DB6" w:rsidRDefault="00000000">
      <w:r>
        <w:rPr>
          <w:noProof/>
        </w:rPr>
        <w:lastRenderedPageBreak/>
        <w:drawing>
          <wp:inline distT="0" distB="0" distL="0" distR="0" wp14:anchorId="5E61BD68" wp14:editId="66AC3132">
            <wp:extent cx="5943600" cy="4134678"/>
            <wp:effectExtent l="0" t="0" r="0" b="0"/>
            <wp:docPr id="36" name="Picture" descr="Figure 6.- SWHS harvest (left) and release (right) estimates from guided trips (x-axis) versus repoted harvests from charter logbooks (y-axis)."/>
            <wp:cNvGraphicFramePr/>
            <a:graphic xmlns:a="http://schemas.openxmlformats.org/drawingml/2006/main">
              <a:graphicData uri="http://schemas.openxmlformats.org/drawingml/2006/picture">
                <pic:pic xmlns:pic="http://schemas.openxmlformats.org/drawingml/2006/picture">
                  <pic:nvPicPr>
                    <pic:cNvPr id="37" name="Picture" descr="Rep_Figures_files/figure-docx/unnamed-chunk-7-1.png"/>
                    <pic:cNvPicPr>
                      <a:picLocks noChangeAspect="1" noChangeArrowheads="1"/>
                    </pic:cNvPicPr>
                  </pic:nvPicPr>
                  <pic:blipFill>
                    <a:blip r:embed="rId10"/>
                    <a:stretch>
                      <a:fillRect/>
                    </a:stretch>
                  </pic:blipFill>
                  <pic:spPr bwMode="auto">
                    <a:xfrm>
                      <a:off x="0" y="0"/>
                      <a:ext cx="5943600" cy="4134678"/>
                    </a:xfrm>
                    <a:prstGeom prst="rect">
                      <a:avLst/>
                    </a:prstGeom>
                    <a:noFill/>
                    <a:ln w="9525">
                      <a:noFill/>
                      <a:headEnd/>
                      <a:tailEnd/>
                    </a:ln>
                  </pic:spPr>
                </pic:pic>
              </a:graphicData>
            </a:graphic>
          </wp:inline>
        </w:drawing>
      </w:r>
    </w:p>
    <w:p w14:paraId="0C35DB7F" w14:textId="77777777" w:rsidR="00B56DB6" w:rsidRDefault="00000000">
      <w:r>
        <w:rPr>
          <w:b/>
          <w:bCs/>
        </w:rPr>
        <w:t>Figure 6.</w:t>
      </w:r>
      <w:r>
        <w:t>- SWHS harvest (left) and release (right) estimates from guided trips (x-axis) versus repoted harvests from charter logbooks (y-axis).</w:t>
      </w:r>
    </w:p>
    <w:p w14:paraId="09323D81" w14:textId="77777777" w:rsidR="00B56DB6" w:rsidRDefault="00000000">
      <w:r>
        <w:br w:type="page"/>
      </w:r>
    </w:p>
    <w:p w14:paraId="676E3156" w14:textId="77777777" w:rsidR="00B56DB6" w:rsidRDefault="00000000">
      <w:r>
        <w:rPr>
          <w:noProof/>
        </w:rPr>
        <w:lastRenderedPageBreak/>
        <w:drawing>
          <wp:inline distT="0" distB="0" distL="0" distR="0" wp14:anchorId="76E83303" wp14:editId="44F9F0DA">
            <wp:extent cx="5943600" cy="3343275"/>
            <wp:effectExtent l="0" t="0" r="0" b="0"/>
            <wp:docPr id="39" name="Picture" descr="Figure 7. Schematic illustrating the difference processes used by Howard et al. (2020) and the Bayesian model to estimate releases of rockfish by unguided anglers in Alaska waters. The Howard methods assume that the ratio of unguided:guided releases for all rockfish in the SWHS apply equally to all rockfish species and complexes. The Bayesian approach estimates retention probabilities separately by species assemblage based on the retention probabilities of anglers evident in the logbook data, portside interview data, and bias corrected SWHS data with an informative prior derived from the SWHS data informing the model on the relative retention probability of a generic rockfish landed by guided and unguided anglers."/>
            <wp:cNvGraphicFramePr/>
            <a:graphic xmlns:a="http://schemas.openxmlformats.org/drawingml/2006/main">
              <a:graphicData uri="http://schemas.openxmlformats.org/drawingml/2006/picture">
                <pic:pic xmlns:pic="http://schemas.openxmlformats.org/drawingml/2006/picture">
                  <pic:nvPicPr>
                    <pic:cNvPr id="40" name="Picture" descr="../figures/release_methods_fig.png"/>
                    <pic:cNvPicPr>
                      <a:picLocks noChangeAspect="1" noChangeArrowheads="1"/>
                    </pic:cNvPicPr>
                  </pic:nvPicPr>
                  <pic:blipFill>
                    <a:blip r:embed="rId11"/>
                    <a:stretch>
                      <a:fillRect/>
                    </a:stretch>
                  </pic:blipFill>
                  <pic:spPr bwMode="auto">
                    <a:xfrm>
                      <a:off x="0" y="0"/>
                      <a:ext cx="5943600" cy="3343275"/>
                    </a:xfrm>
                    <a:prstGeom prst="rect">
                      <a:avLst/>
                    </a:prstGeom>
                    <a:noFill/>
                    <a:ln w="9525">
                      <a:noFill/>
                      <a:headEnd/>
                      <a:tailEnd/>
                    </a:ln>
                  </pic:spPr>
                </pic:pic>
              </a:graphicData>
            </a:graphic>
          </wp:inline>
        </w:drawing>
      </w:r>
    </w:p>
    <w:p w14:paraId="0967A848" w14:textId="403F7325" w:rsidR="00B56DB6" w:rsidRDefault="00000000">
      <w:r w:rsidRPr="00D66D12">
        <w:rPr>
          <w:b/>
          <w:bCs/>
          <w:highlight w:val="yellow"/>
          <w:rPrChange w:id="1" w:author="Joy, Philip J (DFG)" w:date="2026-10-12T10:02:00Z" w16du:dateUtc="2026-10-12T18:02:00Z">
            <w:rPr>
              <w:b/>
              <w:bCs/>
            </w:rPr>
          </w:rPrChange>
        </w:rPr>
        <w:t xml:space="preserve">Figure </w:t>
      </w:r>
      <w:del w:id="2" w:author="Joy, Philip J (DFG)" w:date="2026-10-12T10:02:00Z" w16du:dateUtc="2026-10-12T18:02:00Z">
        <w:r w:rsidRPr="00D66D12" w:rsidDel="00D66D12">
          <w:rPr>
            <w:b/>
            <w:bCs/>
            <w:highlight w:val="yellow"/>
            <w:rPrChange w:id="3" w:author="Joy, Philip J (DFG)" w:date="2026-10-12T10:02:00Z" w16du:dateUtc="2026-10-12T18:02:00Z">
              <w:rPr>
                <w:b/>
                <w:bCs/>
              </w:rPr>
            </w:rPrChange>
          </w:rPr>
          <w:delText>7</w:delText>
        </w:r>
      </w:del>
      <w:ins w:id="4" w:author="Joy, Philip J (DFG)" w:date="2026-10-12T10:02:00Z" w16du:dateUtc="2026-10-12T18:02:00Z">
        <w:r w:rsidR="00D66D12" w:rsidRPr="00D66D12">
          <w:rPr>
            <w:b/>
            <w:bCs/>
            <w:highlight w:val="yellow"/>
            <w:rPrChange w:id="5" w:author="Joy, Philip J (DFG)" w:date="2026-10-12T10:02:00Z" w16du:dateUtc="2026-10-12T18:02:00Z">
              <w:rPr>
                <w:b/>
                <w:bCs/>
              </w:rPr>
            </w:rPrChange>
          </w:rPr>
          <w:t>8</w:t>
        </w:r>
      </w:ins>
      <w:r w:rsidRPr="00D66D12">
        <w:rPr>
          <w:b/>
          <w:bCs/>
          <w:highlight w:val="yellow"/>
          <w:rPrChange w:id="6" w:author="Joy, Philip J (DFG)" w:date="2026-10-12T10:02:00Z" w16du:dateUtc="2026-10-12T18:02:00Z">
            <w:rPr>
              <w:b/>
              <w:bCs/>
            </w:rPr>
          </w:rPrChange>
        </w:rPr>
        <w:t>.</w:t>
      </w:r>
      <w:r w:rsidRPr="00D66D12">
        <w:rPr>
          <w:highlight w:val="yellow"/>
          <w:rPrChange w:id="7" w:author="Joy, Philip J (DFG)" w:date="2026-10-12T10:02:00Z" w16du:dateUtc="2026-10-12T18:02:00Z">
            <w:rPr/>
          </w:rPrChange>
        </w:rPr>
        <w:t xml:space="preserve"> Schematic</w:t>
      </w:r>
      <w:r>
        <w:t xml:space="preserve"> illustrating the difference processes used by Howard et al. (2020) and the Bayesian model to estimate releases of rockfish by unguided anglers in Alaska waters. The Howard methods assume that the ratio of unguided:guided releases for all rockfish in the SWHS apply equally to all rockfish species and complexes. The Bayesian approach estimates retention probabilities separately by species assemblage based on the retention probabilities of anglers evident in the logbook data, portside interview data, and bias corrected SWHS data with an informative prior derived from the SWHS data informing the model on the relative retention probability of a generic rockfish landed by guided and unguided anglers.</w:t>
      </w:r>
    </w:p>
    <w:p w14:paraId="68AF852E" w14:textId="77777777" w:rsidR="00B56DB6" w:rsidRDefault="00000000">
      <w:r>
        <w:br w:type="page"/>
      </w:r>
    </w:p>
    <w:p w14:paraId="30952A4D" w14:textId="77777777" w:rsidR="00B56DB6" w:rsidRDefault="00000000">
      <w:r>
        <w:rPr>
          <w:noProof/>
        </w:rPr>
        <w:lastRenderedPageBreak/>
        <w:drawing>
          <wp:inline distT="0" distB="0" distL="0" distR="0" wp14:anchorId="4399B14A" wp14:editId="7A333268">
            <wp:extent cx="5943600" cy="4259292"/>
            <wp:effectExtent l="0" t="0" r="0" b="0"/>
            <wp:docPr id="42" name="Picture" descr="Figure 8. Plots showing the ratio of the proportion of rockfish released by private anglers (pH_{unguided}^{SWHS}) to the proportion of rockfish released by guided anglers (pH_{guided}^{SWHS}) as derived from the statewide harvest survey (SWHS) between 2011 and 2025. This ratio, pH_{ay}^{ung:gui}, describes whether unguided anglers are more (values above 1) or less (values less than 1) likely to harvest a generic rockfish and is used as a prior to inform the \beta4_{(pH)(comp)ayu} parameter describing the offset of the pH logistic curve (or long-term average) for unguided anglers in the model. The fine dotted black line represents the mean across all years and the dahsed blue line highlights the value. The dark grey and light grey polygons represent the 50 and 95% confidence intervals for the prior values as calculated from SWHS data."/>
            <wp:cNvGraphicFramePr/>
            <a:graphic xmlns:a="http://schemas.openxmlformats.org/drawingml/2006/main">
              <a:graphicData uri="http://schemas.openxmlformats.org/drawingml/2006/picture">
                <pic:pic xmlns:pic="http://schemas.openxmlformats.org/drawingml/2006/picture">
                  <pic:nvPicPr>
                    <pic:cNvPr id="43" name="Picture" descr="../figures/bayes_model/pH_prigui_ratio.png"/>
                    <pic:cNvPicPr>
                      <a:picLocks noChangeAspect="1" noChangeArrowheads="1"/>
                    </pic:cNvPicPr>
                  </pic:nvPicPr>
                  <pic:blipFill>
                    <a:blip r:embed="rId12"/>
                    <a:stretch>
                      <a:fillRect/>
                    </a:stretch>
                  </pic:blipFill>
                  <pic:spPr bwMode="auto">
                    <a:xfrm>
                      <a:off x="0" y="0"/>
                      <a:ext cx="5943600" cy="4259292"/>
                    </a:xfrm>
                    <a:prstGeom prst="rect">
                      <a:avLst/>
                    </a:prstGeom>
                    <a:noFill/>
                    <a:ln w="9525">
                      <a:noFill/>
                      <a:headEnd/>
                      <a:tailEnd/>
                    </a:ln>
                  </pic:spPr>
                </pic:pic>
              </a:graphicData>
            </a:graphic>
          </wp:inline>
        </w:drawing>
      </w:r>
    </w:p>
    <w:p w14:paraId="658497B9" w14:textId="2F52F93C" w:rsidR="00B56DB6" w:rsidRDefault="00000000">
      <w:r>
        <w:rPr>
          <w:b/>
          <w:bCs/>
        </w:rPr>
        <w:t xml:space="preserve">Figure </w:t>
      </w:r>
      <w:del w:id="8" w:author="Joy, Philip J (DFG)" w:date="2026-10-12T10:02:00Z" w16du:dateUtc="2026-10-12T18:02:00Z">
        <w:r w:rsidDel="00D66D12">
          <w:rPr>
            <w:b/>
            <w:bCs/>
          </w:rPr>
          <w:delText>8</w:delText>
        </w:r>
      </w:del>
      <w:ins w:id="9" w:author="Joy, Philip J (DFG)" w:date="2026-10-12T10:02:00Z" w16du:dateUtc="2026-10-12T18:02:00Z">
        <w:r w:rsidR="00D66D12">
          <w:rPr>
            <w:b/>
            <w:bCs/>
          </w:rPr>
          <w:t>9</w:t>
        </w:r>
      </w:ins>
      <w:r>
        <w:rPr>
          <w:b/>
          <w:bCs/>
        </w:rPr>
        <w:t>.</w:t>
      </w:r>
      <w:r>
        <w:t xml:space="preserve"> Plots showing the ratio of the proportion of rockfish released by private anglers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unguided</m:t>
            </m:r>
          </m:sub>
          <m:sup>
            <m:r>
              <w:rPr>
                <w:rFonts w:ascii="Cambria Math" w:hAnsi="Cambria Math"/>
              </w:rPr>
              <m:t>SWHS</m:t>
            </m:r>
          </m:sup>
        </m:sSubSup>
      </m:oMath>
      <w:r>
        <w:t>) to the proportion of rockfish released by guided anglers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guided</m:t>
            </m:r>
          </m:sub>
          <m:sup>
            <m:r>
              <w:rPr>
                <w:rFonts w:ascii="Cambria Math" w:hAnsi="Cambria Math"/>
              </w:rPr>
              <m:t>SWHS</m:t>
            </m:r>
          </m:sup>
        </m:sSubSup>
      </m:oMath>
      <w:r>
        <w:t xml:space="preserve">) as derived from the statewide harvest survey (SWHS) between 2011 and 2025. This ratio,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describes whether unguided anglers are more (values above 1) or less (values less than 1) likely to harvest a generic rockfish and is used as a prior to inform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parameter describing the offset of the </w:t>
      </w:r>
      <w:r>
        <w:rPr>
          <w:i/>
          <w:iCs/>
        </w:rPr>
        <w:t>pH</w:t>
      </w:r>
      <w:r>
        <w:t xml:space="preserve"> logistic curve (or long-term average) for unguided anglers in the model. The fine dotted black line represents the mean across all years and the dahsed blue line highlights the value. The dark grey and light grey polygons represent the 50 and 95% confidence intervals for the prior values as calculated from SWHS data.</w:t>
      </w:r>
    </w:p>
    <w:p w14:paraId="2ABD868D" w14:textId="77777777" w:rsidR="00B56DB6" w:rsidRDefault="00000000">
      <w:r>
        <w:br w:type="page"/>
      </w:r>
    </w:p>
    <w:p w14:paraId="43DF89BE" w14:textId="77777777" w:rsidR="00B56DB6" w:rsidRDefault="00000000">
      <w:r>
        <w:rPr>
          <w:noProof/>
        </w:rPr>
        <w:lastRenderedPageBreak/>
        <w:drawing>
          <wp:inline distT="0" distB="0" distL="0" distR="0" wp14:anchorId="1921A769" wp14:editId="3B2022B7">
            <wp:extent cx="5943600" cy="4754880"/>
            <wp:effectExtent l="0" t="0" r="0" b="0"/>
            <wp:docPr id="45" name="Picture" descr="Figure 9. Release mortality rates for 16 commercial fisheries management units used to calculate the number of released rockfish assumed to have died. The change in mortality rates in 2013 reflect the deep water release (DWR) requirements that were adopted in that year."/>
            <wp:cNvGraphicFramePr/>
            <a:graphic xmlns:a="http://schemas.openxmlformats.org/drawingml/2006/main">
              <a:graphicData uri="http://schemas.openxmlformats.org/drawingml/2006/picture">
                <pic:pic xmlns:pic="http://schemas.openxmlformats.org/drawingml/2006/picture">
                  <pic:nvPicPr>
                    <pic:cNvPr id="46" name="Picture" descr="Rep_Figures_files/figure-docx/unnamed-chunk-10-1.png"/>
                    <pic:cNvPicPr>
                      <a:picLocks noChangeAspect="1" noChangeArrowheads="1"/>
                    </pic:cNvPicPr>
                  </pic:nvPicPr>
                  <pic:blipFill>
                    <a:blip r:embed="rId13"/>
                    <a:stretch>
                      <a:fillRect/>
                    </a:stretch>
                  </pic:blipFill>
                  <pic:spPr bwMode="auto">
                    <a:xfrm>
                      <a:off x="0" y="0"/>
                      <a:ext cx="5943600" cy="4754880"/>
                    </a:xfrm>
                    <a:prstGeom prst="rect">
                      <a:avLst/>
                    </a:prstGeom>
                    <a:noFill/>
                    <a:ln w="9525">
                      <a:noFill/>
                      <a:headEnd/>
                      <a:tailEnd/>
                    </a:ln>
                  </pic:spPr>
                </pic:pic>
              </a:graphicData>
            </a:graphic>
          </wp:inline>
        </w:drawing>
      </w:r>
    </w:p>
    <w:p w14:paraId="71B4128A" w14:textId="786F0853" w:rsidR="00B56DB6" w:rsidRDefault="00000000">
      <w:r>
        <w:rPr>
          <w:b/>
          <w:bCs/>
        </w:rPr>
        <w:t xml:space="preserve">Figure </w:t>
      </w:r>
      <w:del w:id="10" w:author="Joy, Philip J (DFG)" w:date="2026-10-12T10:00:00Z" w16du:dateUtc="2026-10-12T18:00:00Z">
        <w:r w:rsidDel="00D66D12">
          <w:rPr>
            <w:b/>
            <w:bCs/>
          </w:rPr>
          <w:delText>9</w:delText>
        </w:r>
      </w:del>
      <w:ins w:id="11" w:author="Joy, Philip J (DFG)" w:date="2026-10-12T10:00:00Z" w16du:dateUtc="2026-10-12T18:00:00Z">
        <w:r w:rsidR="00D66D12">
          <w:rPr>
            <w:b/>
            <w:bCs/>
          </w:rPr>
          <w:t>7</w:t>
        </w:r>
      </w:ins>
      <w:r>
        <w:rPr>
          <w:b/>
          <w:bCs/>
        </w:rPr>
        <w:t>.</w:t>
      </w:r>
      <w:r>
        <w:t xml:space="preserve"> Release mortality rates for 16 commercial fisheries management units used to calculate the number of released rockfish assumed to have died. The change in mortality rates in 2013 reflect the deep water release (DWR) requirements that were adopted in that year.</w:t>
      </w:r>
    </w:p>
    <w:p w14:paraId="24383424" w14:textId="77777777" w:rsidR="00B56DB6" w:rsidRDefault="00000000">
      <w:r>
        <w:br w:type="page"/>
      </w:r>
    </w:p>
    <w:p w14:paraId="1B35143C" w14:textId="77777777" w:rsidR="00B56DB6" w:rsidRDefault="00000000">
      <w:r>
        <w:rPr>
          <w:noProof/>
        </w:rPr>
        <w:lastRenderedPageBreak/>
        <w:drawing>
          <wp:inline distT="0" distB="0" distL="0" distR="0" wp14:anchorId="5AE08977" wp14:editId="730682E7">
            <wp:extent cx="5943600" cy="5943600"/>
            <wp:effectExtent l="0" t="0" r="0" b="0"/>
            <wp:docPr id="48" name="Picture" descr="Figure 10.- Residuals from SWHS harvests for 16 commercial fisheries management units 1977-2025 showing the difference between model estimates with the bias correction removed and observed values in the SWHS. The CV of the SWHS data is indicated by the grey scale."/>
            <wp:cNvGraphicFramePr/>
            <a:graphic xmlns:a="http://schemas.openxmlformats.org/drawingml/2006/main">
              <a:graphicData uri="http://schemas.openxmlformats.org/drawingml/2006/picture">
                <pic:pic xmlns:pic="http://schemas.openxmlformats.org/drawingml/2006/picture">
                  <pic:nvPicPr>
                    <pic:cNvPr id="49" name="Picture" descr="Rep_Figures_files/figure-docx/unnamed-chunk-11-1.png"/>
                    <pic:cNvPicPr>
                      <a:picLocks noChangeAspect="1" noChangeArrowheads="1"/>
                    </pic:cNvPicPr>
                  </pic:nvPicPr>
                  <pic:blipFill>
                    <a:blip r:embed="rId14"/>
                    <a:stretch>
                      <a:fillRect/>
                    </a:stretch>
                  </pic:blipFill>
                  <pic:spPr bwMode="auto">
                    <a:xfrm>
                      <a:off x="0" y="0"/>
                      <a:ext cx="5943600" cy="5943600"/>
                    </a:xfrm>
                    <a:prstGeom prst="rect">
                      <a:avLst/>
                    </a:prstGeom>
                    <a:noFill/>
                    <a:ln w="9525">
                      <a:noFill/>
                      <a:headEnd/>
                      <a:tailEnd/>
                    </a:ln>
                  </pic:spPr>
                </pic:pic>
              </a:graphicData>
            </a:graphic>
          </wp:inline>
        </w:drawing>
      </w:r>
    </w:p>
    <w:p w14:paraId="5E55FC64" w14:textId="77777777" w:rsidR="00B56DB6" w:rsidRDefault="00000000">
      <w:r>
        <w:rPr>
          <w:b/>
          <w:bCs/>
        </w:rPr>
        <w:t>Figure 10.</w:t>
      </w:r>
      <w:r>
        <w:t>- Residuals from SWHS harvests for 16 commercial fisheries management units 1977-2025 showing the difference between model estimates with the bias correction removed and observed values in the SWHS. The CV of the SWHS data is indicated by the grey scale.</w:t>
      </w:r>
    </w:p>
    <w:p w14:paraId="23C063D1" w14:textId="77777777" w:rsidR="00B56DB6" w:rsidRDefault="00000000">
      <w:r>
        <w:br w:type="page"/>
      </w:r>
    </w:p>
    <w:p w14:paraId="26C21A73" w14:textId="77777777" w:rsidR="00B56DB6" w:rsidRDefault="00000000">
      <w:r>
        <w:rPr>
          <w:noProof/>
        </w:rPr>
        <w:lastRenderedPageBreak/>
        <w:drawing>
          <wp:inline distT="0" distB="0" distL="0" distR="0" wp14:anchorId="5BD8CE9A" wp14:editId="277ADF5C">
            <wp:extent cx="5943600" cy="5943600"/>
            <wp:effectExtent l="0" t="0" r="0" b="0"/>
            <wp:docPr id="51" name="Picture" descr="Figure 11.- Residual of SWHS releases for 16 commercial fisheries management units 1977-2025 showing the difference between model estimates with the bias correction removed and observed values in the SWHS. The CV of the SWHS data is indicated by the grey scale."/>
            <wp:cNvGraphicFramePr/>
            <a:graphic xmlns:a="http://schemas.openxmlformats.org/drawingml/2006/main">
              <a:graphicData uri="http://schemas.openxmlformats.org/drawingml/2006/picture">
                <pic:pic xmlns:pic="http://schemas.openxmlformats.org/drawingml/2006/picture">
                  <pic:nvPicPr>
                    <pic:cNvPr id="52" name="Picture" descr="Rep_Figures_files/figure-docx/unnamed-chunk-12-1.png"/>
                    <pic:cNvPicPr>
                      <a:picLocks noChangeAspect="1" noChangeArrowheads="1"/>
                    </pic:cNvPicPr>
                  </pic:nvPicPr>
                  <pic:blipFill>
                    <a:blip r:embed="rId15"/>
                    <a:stretch>
                      <a:fillRect/>
                    </a:stretch>
                  </pic:blipFill>
                  <pic:spPr bwMode="auto">
                    <a:xfrm>
                      <a:off x="0" y="0"/>
                      <a:ext cx="5943600" cy="5943600"/>
                    </a:xfrm>
                    <a:prstGeom prst="rect">
                      <a:avLst/>
                    </a:prstGeom>
                    <a:noFill/>
                    <a:ln w="9525">
                      <a:noFill/>
                      <a:headEnd/>
                      <a:tailEnd/>
                    </a:ln>
                  </pic:spPr>
                </pic:pic>
              </a:graphicData>
            </a:graphic>
          </wp:inline>
        </w:drawing>
      </w:r>
    </w:p>
    <w:p w14:paraId="7F7D793A" w14:textId="77777777" w:rsidR="00B56DB6" w:rsidRDefault="00000000">
      <w:r>
        <w:rPr>
          <w:b/>
          <w:bCs/>
        </w:rPr>
        <w:t>Figure 11.</w:t>
      </w:r>
      <w:r>
        <w:t>- Residual of SWHS releases for 16 commercial fisheries management units 1977-2025 showing the difference between model estimates with the bias correction removed and observed values in the SWHS. The CV of the SWHS data is indicated by the grey scale.</w:t>
      </w:r>
    </w:p>
    <w:p w14:paraId="0BA0A2E8" w14:textId="77777777" w:rsidR="00B56DB6" w:rsidRDefault="00000000">
      <w:r>
        <w:br w:type="page"/>
      </w:r>
    </w:p>
    <w:p w14:paraId="2C964313" w14:textId="77777777" w:rsidR="00B56DB6" w:rsidRDefault="00000000">
      <w:r>
        <w:rPr>
          <w:noProof/>
        </w:rPr>
        <w:lastRenderedPageBreak/>
        <w:drawing>
          <wp:inline distT="0" distB="0" distL="0" distR="0" wp14:anchorId="2FD7981A" wp14:editId="7CF2E273">
            <wp:extent cx="5943600" cy="5349240"/>
            <wp:effectExtent l="0" t="0" r="0" b="0"/>
            <wp:docPr id="54" name="Picture" descr="Figure 12.- Residuals from logbook harvests and releases for 16 commercial fisheries management units 1977-2025 with residuals shown proportional to the magnitude of the harvest and release data."/>
            <wp:cNvGraphicFramePr/>
            <a:graphic xmlns:a="http://schemas.openxmlformats.org/drawingml/2006/main">
              <a:graphicData uri="http://schemas.openxmlformats.org/drawingml/2006/picture">
                <pic:pic xmlns:pic="http://schemas.openxmlformats.org/drawingml/2006/picture">
                  <pic:nvPicPr>
                    <pic:cNvPr id="55" name="Picture" descr="Rep_Figures_files/figure-docx/unnamed-chunk-13-1.png"/>
                    <pic:cNvPicPr>
                      <a:picLocks noChangeAspect="1" noChangeArrowheads="1"/>
                    </pic:cNvPicPr>
                  </pic:nvPicPr>
                  <pic:blipFill>
                    <a:blip r:embed="rId16"/>
                    <a:stretch>
                      <a:fillRect/>
                    </a:stretch>
                  </pic:blipFill>
                  <pic:spPr bwMode="auto">
                    <a:xfrm>
                      <a:off x="0" y="0"/>
                      <a:ext cx="5943600" cy="5349240"/>
                    </a:xfrm>
                    <a:prstGeom prst="rect">
                      <a:avLst/>
                    </a:prstGeom>
                    <a:noFill/>
                    <a:ln w="9525">
                      <a:noFill/>
                      <a:headEnd/>
                      <a:tailEnd/>
                    </a:ln>
                  </pic:spPr>
                </pic:pic>
              </a:graphicData>
            </a:graphic>
          </wp:inline>
        </w:drawing>
      </w:r>
    </w:p>
    <w:p w14:paraId="1B97EA80" w14:textId="77777777" w:rsidR="00B56DB6" w:rsidRDefault="00000000">
      <w:r>
        <w:rPr>
          <w:b/>
          <w:bCs/>
        </w:rPr>
        <w:t>Figure 12.</w:t>
      </w:r>
      <w:r>
        <w:t>- Residuals from logbook harvests and releases for 16 commercial fisheries management units 1977-2025 with residuals shown proportional to the magnitude of the harvest and release data.</w:t>
      </w:r>
    </w:p>
    <w:p w14:paraId="2E0BE5A0" w14:textId="77777777" w:rsidR="00B56DB6" w:rsidRDefault="00000000">
      <w:r>
        <w:br w:type="page"/>
      </w:r>
    </w:p>
    <w:p w14:paraId="1974FCA6" w14:textId="77777777" w:rsidR="00B56DB6" w:rsidRDefault="00000000">
      <w:r>
        <w:rPr>
          <w:noProof/>
        </w:rPr>
        <w:lastRenderedPageBreak/>
        <w:drawing>
          <wp:inline distT="0" distB="0" distL="0" distR="0" wp14:anchorId="0CE66126" wp14:editId="7D299C95">
            <wp:extent cx="5943600" cy="5943600"/>
            <wp:effectExtent l="0" t="0" r="0" b="0"/>
            <wp:docPr id="57" name="Picture" descr="Figure 13.- Annual estimates of SWHS bias in harvests for 16 commercial fishing managment units, 1977-2025. Note that a bias &lt; 1 indicates that the SWHS underestimates the true value and bias &gt; 1 indicates the survey overestimates the true value. The solid black line represents no bias (bias = 1) and the dashed black line represents the median bias for each area throughout the time series."/>
            <wp:cNvGraphicFramePr/>
            <a:graphic xmlns:a="http://schemas.openxmlformats.org/drawingml/2006/main">
              <a:graphicData uri="http://schemas.openxmlformats.org/drawingml/2006/picture">
                <pic:pic xmlns:pic="http://schemas.openxmlformats.org/drawingml/2006/picture">
                  <pic:nvPicPr>
                    <pic:cNvPr id="58" name="Picture" descr="Rep_Figures_files/figure-docx/unnamed-chunk-15-1.png"/>
                    <pic:cNvPicPr>
                      <a:picLocks noChangeAspect="1" noChangeArrowheads="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p>
    <w:p w14:paraId="380D37C2" w14:textId="77777777" w:rsidR="00B56DB6" w:rsidRDefault="00000000">
      <w:r>
        <w:rPr>
          <w:b/>
          <w:bCs/>
        </w:rPr>
        <w:t>Figure 13.</w:t>
      </w:r>
      <w:r>
        <w:t xml:space="preserve">- Annual estimates of SWHS bias in harvests for 16 commercial fishing managment units, 1977-2025. Note that a bias &lt; 1 indicates that the SWHS </w:t>
      </w:r>
      <w:r>
        <w:rPr>
          <w:i/>
          <w:iCs/>
        </w:rPr>
        <w:t>underestimates</w:t>
      </w:r>
      <w:r>
        <w:t xml:space="preserve"> the true value and bias &gt; 1 indicates the survey </w:t>
      </w:r>
      <w:r>
        <w:rPr>
          <w:i/>
          <w:iCs/>
        </w:rPr>
        <w:t>overestimates</w:t>
      </w:r>
      <w:r>
        <w:t xml:space="preserve"> the true value. The solid black line represents no bias (bias = 1) and the dashed black line represents the median bias for each area throughout the time series.</w:t>
      </w:r>
    </w:p>
    <w:p w14:paraId="6E20E3F1" w14:textId="77777777" w:rsidR="00B56DB6" w:rsidRDefault="00000000">
      <w:r>
        <w:br w:type="page"/>
      </w:r>
    </w:p>
    <w:p w14:paraId="7ED585EA" w14:textId="77777777" w:rsidR="00B56DB6" w:rsidRDefault="00000000">
      <w:r>
        <w:rPr>
          <w:noProof/>
        </w:rPr>
        <w:lastRenderedPageBreak/>
        <w:drawing>
          <wp:inline distT="0" distB="0" distL="0" distR="0" wp14:anchorId="4068FFA8" wp14:editId="1724AFDE">
            <wp:extent cx="5943600" cy="5943600"/>
            <wp:effectExtent l="0" t="0" r="0" b="0"/>
            <wp:docPr id="60" name="Picture" descr="Figure 14.- Annual estimates of SWHS bias in releases for 16 commercial fishing manamgent units, 1977-2025. Note that a bias &lt; 1 indicates that the SWHS underestimates the true value and bias &gt; 1 indicates the survey overestimates the true value. The solid black line represents no bias (bias = 1) and the dashed black line represents the median bias for each area throughout the time series."/>
            <wp:cNvGraphicFramePr/>
            <a:graphic xmlns:a="http://schemas.openxmlformats.org/drawingml/2006/main">
              <a:graphicData uri="http://schemas.openxmlformats.org/drawingml/2006/picture">
                <pic:pic xmlns:pic="http://schemas.openxmlformats.org/drawingml/2006/picture">
                  <pic:nvPicPr>
                    <pic:cNvPr id="61" name="Picture" descr="Rep_Figures_files/figure-docx/unnamed-chunk-16-1.png"/>
                    <pic:cNvPicPr>
                      <a:picLocks noChangeAspect="1" noChangeArrowheads="1"/>
                    </pic:cNvPicPr>
                  </pic:nvPicPr>
                  <pic:blipFill>
                    <a:blip r:embed="rId18"/>
                    <a:stretch>
                      <a:fillRect/>
                    </a:stretch>
                  </pic:blipFill>
                  <pic:spPr bwMode="auto">
                    <a:xfrm>
                      <a:off x="0" y="0"/>
                      <a:ext cx="5943600" cy="5943600"/>
                    </a:xfrm>
                    <a:prstGeom prst="rect">
                      <a:avLst/>
                    </a:prstGeom>
                    <a:noFill/>
                    <a:ln w="9525">
                      <a:noFill/>
                      <a:headEnd/>
                      <a:tailEnd/>
                    </a:ln>
                  </pic:spPr>
                </pic:pic>
              </a:graphicData>
            </a:graphic>
          </wp:inline>
        </w:drawing>
      </w:r>
    </w:p>
    <w:p w14:paraId="607F5B77" w14:textId="77777777" w:rsidR="00B56DB6" w:rsidRDefault="00000000">
      <w:r>
        <w:rPr>
          <w:b/>
          <w:bCs/>
        </w:rPr>
        <w:t>Figure 14.</w:t>
      </w:r>
      <w:r>
        <w:t xml:space="preserve">- Annual estimates of SWHS bias in releases for 16 commercial fishing manamgent units, 1977-2025. Note that a bias &lt; 1 indicates that the SWHS </w:t>
      </w:r>
      <w:r>
        <w:rPr>
          <w:i/>
          <w:iCs/>
        </w:rPr>
        <w:t>underestimates</w:t>
      </w:r>
      <w:r>
        <w:t xml:space="preserve"> the true value and bias &gt; 1 indicates the survey </w:t>
      </w:r>
      <w:r>
        <w:rPr>
          <w:i/>
          <w:iCs/>
        </w:rPr>
        <w:t>overestimates</w:t>
      </w:r>
      <w:r>
        <w:t xml:space="preserve"> the true value. The solid black line represents no bias (bias = 1) and the dashed black line represents the median bias for each area throughout the time series.</w:t>
      </w:r>
    </w:p>
    <w:p w14:paraId="10E4CF02" w14:textId="77777777" w:rsidR="00B56DB6" w:rsidRDefault="00000000">
      <w:r>
        <w:br w:type="page"/>
      </w:r>
    </w:p>
    <w:p w14:paraId="34E62CFC" w14:textId="77777777" w:rsidR="00B56DB6" w:rsidRDefault="00000000">
      <w:r>
        <w:rPr>
          <w:noProof/>
        </w:rPr>
        <w:lastRenderedPageBreak/>
        <w:drawing>
          <wp:inline distT="0" distB="0" distL="0" distR="0" wp14:anchorId="757B9756" wp14:editId="2169A738">
            <wp:extent cx="5943600" cy="4754880"/>
            <wp:effectExtent l="0" t="0" r="0" b="0"/>
            <wp:docPr id="63" name="Picture" descr="Figure 15.- Mean SWHS bias for harvests and catches for 16 commercial fisheries management units. Note that a bias &lt; 1 indicates that the SWHS underestimates the true value and bias &gt; 1 indicates the survey overestimates the true value."/>
            <wp:cNvGraphicFramePr/>
            <a:graphic xmlns:a="http://schemas.openxmlformats.org/drawingml/2006/main">
              <a:graphicData uri="http://schemas.openxmlformats.org/drawingml/2006/picture">
                <pic:pic xmlns:pic="http://schemas.openxmlformats.org/drawingml/2006/picture">
                  <pic:nvPicPr>
                    <pic:cNvPr id="64" name="Picture" descr="Rep_Figures_files/figure-docx/unnamed-chunk-17-1.png"/>
                    <pic:cNvPicPr>
                      <a:picLocks noChangeAspect="1" noChangeArrowheads="1"/>
                    </pic:cNvPicPr>
                  </pic:nvPicPr>
                  <pic:blipFill>
                    <a:blip r:embed="rId19"/>
                    <a:stretch>
                      <a:fillRect/>
                    </a:stretch>
                  </pic:blipFill>
                  <pic:spPr bwMode="auto">
                    <a:xfrm>
                      <a:off x="0" y="0"/>
                      <a:ext cx="5943600" cy="4754880"/>
                    </a:xfrm>
                    <a:prstGeom prst="rect">
                      <a:avLst/>
                    </a:prstGeom>
                    <a:noFill/>
                    <a:ln w="9525">
                      <a:noFill/>
                      <a:headEnd/>
                      <a:tailEnd/>
                    </a:ln>
                  </pic:spPr>
                </pic:pic>
              </a:graphicData>
            </a:graphic>
          </wp:inline>
        </w:drawing>
      </w:r>
    </w:p>
    <w:p w14:paraId="7D588E4B" w14:textId="77777777" w:rsidR="00B56DB6" w:rsidRDefault="00000000">
      <w:r>
        <w:rPr>
          <w:b/>
          <w:bCs/>
        </w:rPr>
        <w:t>Figure 15.</w:t>
      </w:r>
      <w:r>
        <w:t xml:space="preserve">- Mean SWHS bias for harvests and catches for 16 commercial fisheries management units. Note that a bias &lt; 1 indicates that the SWHS </w:t>
      </w:r>
      <w:r>
        <w:rPr>
          <w:i/>
          <w:iCs/>
        </w:rPr>
        <w:t>underestimates</w:t>
      </w:r>
      <w:r>
        <w:t xml:space="preserve"> the true value and bias &gt; 1 indicates the survey </w:t>
      </w:r>
      <w:r>
        <w:rPr>
          <w:i/>
          <w:iCs/>
        </w:rPr>
        <w:t>overestimates</w:t>
      </w:r>
      <w:r>
        <w:t xml:space="preserve"> the true value.</w:t>
      </w:r>
    </w:p>
    <w:p w14:paraId="4957CFC7" w14:textId="77777777" w:rsidR="00B56DB6" w:rsidRDefault="00000000">
      <w:r>
        <w:br w:type="page"/>
      </w:r>
    </w:p>
    <w:p w14:paraId="48CADAF0" w14:textId="77777777" w:rsidR="00B56DB6" w:rsidRDefault="00000000">
      <w:r>
        <w:rPr>
          <w:noProof/>
        </w:rPr>
        <w:lastRenderedPageBreak/>
        <w:drawing>
          <wp:inline distT="0" distB="0" distL="0" distR="0" wp14:anchorId="6D40D540" wp14:editId="6B41E425">
            <wp:extent cx="5943600" cy="5943600"/>
            <wp:effectExtent l="0" t="0" r="0" b="0"/>
            <wp:docPr id="66" name="Picture" descr="Figure 16.- Annual proportion of pelagic rockfish catch that was harvested by guided and unguided anglers in 16 commercial fishing management units, 1977-2025 as estimated by the model (line) and evident in the logbook (solid circles) and portside interview data (triang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67" name="Picture" descr="Rep_Figures_files/figure-docx/unnamed-chunk-18-1.png"/>
                    <pic:cNvPicPr>
                      <a:picLocks noChangeAspect="1" noChangeArrowheads="1"/>
                    </pic:cNvPicPr>
                  </pic:nvPicPr>
                  <pic:blipFill>
                    <a:blip r:embed="rId20"/>
                    <a:stretch>
                      <a:fillRect/>
                    </a:stretch>
                  </pic:blipFill>
                  <pic:spPr bwMode="auto">
                    <a:xfrm>
                      <a:off x="0" y="0"/>
                      <a:ext cx="5943600" cy="5943600"/>
                    </a:xfrm>
                    <a:prstGeom prst="rect">
                      <a:avLst/>
                    </a:prstGeom>
                    <a:noFill/>
                    <a:ln w="9525">
                      <a:noFill/>
                      <a:headEnd/>
                      <a:tailEnd/>
                    </a:ln>
                  </pic:spPr>
                </pic:pic>
              </a:graphicData>
            </a:graphic>
          </wp:inline>
        </w:drawing>
      </w:r>
    </w:p>
    <w:p w14:paraId="293DF444" w14:textId="77777777" w:rsidR="00B56DB6" w:rsidRDefault="00000000">
      <w:r>
        <w:rPr>
          <w:b/>
          <w:bCs/>
        </w:rPr>
        <w:t>Figure 16.</w:t>
      </w:r>
      <w:r>
        <w:t>- Annual proportion of pelagic rockfish catch that was harvested by guided and unguided anglers in 16 commercial fishing management units, 1977-2025 as estimated by the model (line) and evident in the logbook (solid circles) and portside interview data (triangles). The shaded areas represent the 95% credibility intervals of the Bayesian model estimates.</w:t>
      </w:r>
    </w:p>
    <w:p w14:paraId="48D0AEB1" w14:textId="77777777" w:rsidR="00B56DB6" w:rsidRDefault="00000000">
      <w:r>
        <w:br w:type="page"/>
      </w:r>
    </w:p>
    <w:p w14:paraId="08CA9BEA" w14:textId="77777777" w:rsidR="00B56DB6" w:rsidRDefault="00000000">
      <w:r>
        <w:rPr>
          <w:noProof/>
        </w:rPr>
        <w:lastRenderedPageBreak/>
        <w:drawing>
          <wp:inline distT="0" distB="0" distL="0" distR="0" wp14:anchorId="59DA4EDC" wp14:editId="27102BA9">
            <wp:extent cx="5943600" cy="5943600"/>
            <wp:effectExtent l="0" t="0" r="0" b="0"/>
            <wp:docPr id="69" name="Picture" descr="Figure 17.- Annual proportion of yelloweye rockfish catch that was harvested by guided and unguided anglers in 16 commercial fishing management units, 1977-2025 as estimated by the model (line) and evident in the logbook (solid circles) and portside interview data (triang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70" name="Picture" descr="Rep_Figures_files/figure-docx/unnamed-chunk-19-1.png"/>
                    <pic:cNvPicPr>
                      <a:picLocks noChangeAspect="1" noChangeArrowheads="1"/>
                    </pic:cNvPicPr>
                  </pic:nvPicPr>
                  <pic:blipFill>
                    <a:blip r:embed="rId21"/>
                    <a:stretch>
                      <a:fillRect/>
                    </a:stretch>
                  </pic:blipFill>
                  <pic:spPr bwMode="auto">
                    <a:xfrm>
                      <a:off x="0" y="0"/>
                      <a:ext cx="5943600" cy="5943600"/>
                    </a:xfrm>
                    <a:prstGeom prst="rect">
                      <a:avLst/>
                    </a:prstGeom>
                    <a:noFill/>
                    <a:ln w="9525">
                      <a:noFill/>
                      <a:headEnd/>
                      <a:tailEnd/>
                    </a:ln>
                  </pic:spPr>
                </pic:pic>
              </a:graphicData>
            </a:graphic>
          </wp:inline>
        </w:drawing>
      </w:r>
    </w:p>
    <w:p w14:paraId="5FCC0ACA" w14:textId="77777777" w:rsidR="00B56DB6" w:rsidRDefault="00000000">
      <w:r>
        <w:rPr>
          <w:b/>
          <w:bCs/>
        </w:rPr>
        <w:t>Figure 17.</w:t>
      </w:r>
      <w:r>
        <w:t>- Annual proportion of yelloweye rockfish catch that was harvested by guided and unguided anglers in 16 commercial fishing management units, 1977-2025 as estimated by the model (line) and evident in the logbook (solid circles) and portside interview data (triangles). The shaded areas represent the 95% credibility intervals of the Bayesian model estimates.</w:t>
      </w:r>
    </w:p>
    <w:p w14:paraId="31C6DCB9" w14:textId="77777777" w:rsidR="00B56DB6" w:rsidRDefault="00000000">
      <w:r>
        <w:br w:type="page"/>
      </w:r>
    </w:p>
    <w:p w14:paraId="350E69EB" w14:textId="77777777" w:rsidR="00B56DB6" w:rsidRDefault="00000000">
      <w:r>
        <w:rPr>
          <w:noProof/>
        </w:rPr>
        <w:lastRenderedPageBreak/>
        <w:drawing>
          <wp:inline distT="0" distB="0" distL="0" distR="0" wp14:anchorId="3267AECA" wp14:editId="4EA93E4B">
            <wp:extent cx="5943600" cy="5943600"/>
            <wp:effectExtent l="0" t="0" r="0" b="0"/>
            <wp:docPr id="72" name="Picture" descr="Figure 18.- Annual proportion of other (non-pelagic, non-yelloweye) rockfish catch that was harvested by guided and unguided anglers in 16 commercial fishing management units, 1977-2025 as estimated by the model (line) and evident in the logbook (solid circles) and portside interview data (triang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73" name="Picture" descr="Rep_Figures_files/figure-docx/unnamed-chunk-20-1.png"/>
                    <pic:cNvPicPr>
                      <a:picLocks noChangeAspect="1" noChangeArrowheads="1"/>
                    </pic:cNvPicPr>
                  </pic:nvPicPr>
                  <pic:blipFill>
                    <a:blip r:embed="rId22"/>
                    <a:stretch>
                      <a:fillRect/>
                    </a:stretch>
                  </pic:blipFill>
                  <pic:spPr bwMode="auto">
                    <a:xfrm>
                      <a:off x="0" y="0"/>
                      <a:ext cx="5943600" cy="5943600"/>
                    </a:xfrm>
                    <a:prstGeom prst="rect">
                      <a:avLst/>
                    </a:prstGeom>
                    <a:noFill/>
                    <a:ln w="9525">
                      <a:noFill/>
                      <a:headEnd/>
                      <a:tailEnd/>
                    </a:ln>
                  </pic:spPr>
                </pic:pic>
              </a:graphicData>
            </a:graphic>
          </wp:inline>
        </w:drawing>
      </w:r>
    </w:p>
    <w:p w14:paraId="05022581" w14:textId="77777777" w:rsidR="00B56DB6" w:rsidRDefault="00000000">
      <w:r>
        <w:rPr>
          <w:b/>
          <w:bCs/>
        </w:rPr>
        <w:t>Figure 18.</w:t>
      </w:r>
      <w:r>
        <w:t xml:space="preserve">- Annual proportion of </w:t>
      </w:r>
      <w:r>
        <w:rPr>
          <w:i/>
          <w:iCs/>
        </w:rPr>
        <w:t>other</w:t>
      </w:r>
      <w:r>
        <w:t xml:space="preserve"> (non-pelagic, non-yelloweye) rockfish catch that was harvested by guided and unguided anglers in 16 commercial fishing management units, 1977-2025 as estimated by the model (line) and evident in the logbook (solid circles) and portside interview data (triangles). The shaded areas represent the 95% credibility intervals of the Bayesian model estimates.</w:t>
      </w:r>
    </w:p>
    <w:p w14:paraId="3E658421" w14:textId="77777777" w:rsidR="00B56DB6" w:rsidRDefault="00000000">
      <w:r>
        <w:br w:type="page"/>
      </w:r>
    </w:p>
    <w:p w14:paraId="578ABDA7" w14:textId="77777777" w:rsidR="00B56DB6" w:rsidRDefault="00000000">
      <w:r>
        <w:rPr>
          <w:noProof/>
        </w:rPr>
        <w:lastRenderedPageBreak/>
        <w:drawing>
          <wp:inline distT="0" distB="0" distL="0" distR="0" wp14:anchorId="4DC7A4F4" wp14:editId="7F0FF915">
            <wp:extent cx="5943600" cy="2971800"/>
            <wp:effectExtent l="0" t="0" r="0" b="0"/>
            <wp:docPr id="75" name="Picture" descr="Figure 19.- Annual proportion of demersal shelf rockfish catch that was harvested by guided and unguided anglers in 6 Southeast commercial fishing management units, 1977-2025 as estimated by the model (line) and evident in portside interview data (triang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76" name="Picture" descr="Rep_Figures_files/figure-docx/unnamed-chunk-21-1.png"/>
                    <pic:cNvPicPr>
                      <a:picLocks noChangeAspect="1" noChangeArrowheads="1"/>
                    </pic:cNvPicPr>
                  </pic:nvPicPr>
                  <pic:blipFill>
                    <a:blip r:embed="rId23"/>
                    <a:stretch>
                      <a:fillRect/>
                    </a:stretch>
                  </pic:blipFill>
                  <pic:spPr bwMode="auto">
                    <a:xfrm>
                      <a:off x="0" y="0"/>
                      <a:ext cx="5943600" cy="2971800"/>
                    </a:xfrm>
                    <a:prstGeom prst="rect">
                      <a:avLst/>
                    </a:prstGeom>
                    <a:noFill/>
                    <a:ln w="9525">
                      <a:noFill/>
                      <a:headEnd/>
                      <a:tailEnd/>
                    </a:ln>
                  </pic:spPr>
                </pic:pic>
              </a:graphicData>
            </a:graphic>
          </wp:inline>
        </w:drawing>
      </w:r>
    </w:p>
    <w:p w14:paraId="009A9D71" w14:textId="77777777" w:rsidR="00B56DB6" w:rsidRDefault="00000000">
      <w:r>
        <w:rPr>
          <w:b/>
          <w:bCs/>
        </w:rPr>
        <w:t>Figure 19.</w:t>
      </w:r>
      <w:r>
        <w:t>- Annual proportion of demersal shelf rockfish catch that was harvested by guided and unguided anglers in 6 Southeast commercial fishing management units, 1977-2025 as estimated by the model (line) and evident in portside interview data (triangles). The shaded areas represent the 95% credibility intervals of the Bayesian model estimates.</w:t>
      </w:r>
    </w:p>
    <w:p w14:paraId="4696AF7F" w14:textId="77777777" w:rsidR="00B56DB6" w:rsidRDefault="00000000">
      <w:r>
        <w:br w:type="page"/>
      </w:r>
    </w:p>
    <w:p w14:paraId="1DD784DD" w14:textId="77777777" w:rsidR="00B56DB6" w:rsidRDefault="00000000">
      <w:r>
        <w:rPr>
          <w:noProof/>
        </w:rPr>
        <w:lastRenderedPageBreak/>
        <w:drawing>
          <wp:inline distT="0" distB="0" distL="0" distR="0" wp14:anchorId="22D38FAB" wp14:editId="293B6279">
            <wp:extent cx="5943600" cy="2971800"/>
            <wp:effectExtent l="0" t="0" r="0" b="0"/>
            <wp:docPr id="78" name="Picture" descr="Figure 20.- Annual proportion of slope rockfish catch that was harvested by guided and unguided anglers in 6 Southeast commercial fishing management units, 1977-2025 as estimated by the model (line) and evident in portside interview data (triang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79" name="Picture" descr="Rep_Figures_files/figure-docx/unnamed-chunk-22-1.png"/>
                    <pic:cNvPicPr>
                      <a:picLocks noChangeAspect="1" noChangeArrowheads="1"/>
                    </pic:cNvPicPr>
                  </pic:nvPicPr>
                  <pic:blipFill>
                    <a:blip r:embed="rId24"/>
                    <a:stretch>
                      <a:fillRect/>
                    </a:stretch>
                  </pic:blipFill>
                  <pic:spPr bwMode="auto">
                    <a:xfrm>
                      <a:off x="0" y="0"/>
                      <a:ext cx="5943600" cy="2971800"/>
                    </a:xfrm>
                    <a:prstGeom prst="rect">
                      <a:avLst/>
                    </a:prstGeom>
                    <a:noFill/>
                    <a:ln w="9525">
                      <a:noFill/>
                      <a:headEnd/>
                      <a:tailEnd/>
                    </a:ln>
                  </pic:spPr>
                </pic:pic>
              </a:graphicData>
            </a:graphic>
          </wp:inline>
        </w:drawing>
      </w:r>
    </w:p>
    <w:p w14:paraId="7010DC89" w14:textId="77777777" w:rsidR="00B56DB6" w:rsidRDefault="00000000">
      <w:r>
        <w:rPr>
          <w:b/>
          <w:bCs/>
        </w:rPr>
        <w:t>Figure 20.</w:t>
      </w:r>
      <w:r>
        <w:t>- Annual proportion of slope rockfish catch that was harvested by guided and unguided anglers in 6 Southeast commercial fishing management units, 1977-2025 as estimated by the model (line) and evident in portside interview data (triangles). The shaded areas represent the 95% credibility intervals of the Bayesian model estimates.</w:t>
      </w:r>
    </w:p>
    <w:p w14:paraId="51E97432" w14:textId="77777777" w:rsidR="00B56DB6" w:rsidRDefault="00000000">
      <w:r>
        <w:br w:type="page"/>
      </w:r>
    </w:p>
    <w:p w14:paraId="041B88E5" w14:textId="77777777" w:rsidR="00B56DB6" w:rsidRDefault="00000000">
      <w:r>
        <w:rPr>
          <w:noProof/>
        </w:rPr>
        <w:lastRenderedPageBreak/>
        <w:drawing>
          <wp:inline distT="0" distB="0" distL="0" distR="0" wp14:anchorId="663D7D25" wp14:editId="5FF6CF54">
            <wp:extent cx="5943600" cy="5943600"/>
            <wp:effectExtent l="0" t="0" r="0" b="0"/>
            <wp:docPr id="81" name="Picture" descr="Figure 21.- Annual estimates of the percent of the sport harvest that was pelagic rockfish for guided and unguided anglers in 16 commercial fishery management units, 1977-2025 as estimated by the model (line) and evident in the logbook (solid circles) and portside sampling (triang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82" name="Picture" descr="Rep_Figures_files/figure-docx/unnamed-chunk-23-1.png"/>
                    <pic:cNvPicPr>
                      <a:picLocks noChangeAspect="1" noChangeArrowheads="1"/>
                    </pic:cNvPicPr>
                  </pic:nvPicPr>
                  <pic:blipFill>
                    <a:blip r:embed="rId25"/>
                    <a:stretch>
                      <a:fillRect/>
                    </a:stretch>
                  </pic:blipFill>
                  <pic:spPr bwMode="auto">
                    <a:xfrm>
                      <a:off x="0" y="0"/>
                      <a:ext cx="5943600" cy="5943600"/>
                    </a:xfrm>
                    <a:prstGeom prst="rect">
                      <a:avLst/>
                    </a:prstGeom>
                    <a:noFill/>
                    <a:ln w="9525">
                      <a:noFill/>
                      <a:headEnd/>
                      <a:tailEnd/>
                    </a:ln>
                  </pic:spPr>
                </pic:pic>
              </a:graphicData>
            </a:graphic>
          </wp:inline>
        </w:drawing>
      </w:r>
    </w:p>
    <w:p w14:paraId="2F5F6DCB" w14:textId="77777777" w:rsidR="00B56DB6" w:rsidRDefault="00000000">
      <w:r>
        <w:rPr>
          <w:b/>
          <w:bCs/>
        </w:rPr>
        <w:t>Figure 21.</w:t>
      </w:r>
      <w:r>
        <w:t>- Annual estimates of the percent of the sport harvest that was pelagic rockfish for guided and unguided anglers in 16 commercial fishery management units, 1977-2025 as estimated by the model (line) and evident in the logbook (solid circles) and portside sampling (triangles). The shaded areas represent the 95% credibility intervals of the Bayesian model estimates.</w:t>
      </w:r>
    </w:p>
    <w:p w14:paraId="7B03CBDA" w14:textId="77777777" w:rsidR="00B56DB6" w:rsidRDefault="00000000">
      <w:r>
        <w:br w:type="page"/>
      </w:r>
    </w:p>
    <w:p w14:paraId="5BB0527E" w14:textId="77777777" w:rsidR="00B56DB6" w:rsidRDefault="00000000">
      <w:r>
        <w:rPr>
          <w:noProof/>
        </w:rPr>
        <w:lastRenderedPageBreak/>
        <w:drawing>
          <wp:inline distT="0" distB="0" distL="0" distR="0" wp14:anchorId="1A7CB005" wp14:editId="3C7975E0">
            <wp:extent cx="5943600" cy="5943600"/>
            <wp:effectExtent l="0" t="0" r="0" b="0"/>
            <wp:docPr id="84" name="Picture" descr="Figure 22.- Annual estimates of the percent of the sport harvest of pelagic rockfish that were black rockfish for guided and unguided anglers in 16 commercial fishing management units, 1977-2025 as estimated by the model (line) and evident in portside sampling (triangles). The shaded areas represent the 95% credibility intervals of the Bayesian model estimates. Kodiak panels include data from a hydroacoustic survey and the proportion of pelagic rockfish that are black in those areas (navy blue) and the adjusted proportions based on obseved harvests for charter (blue) and private (cyan) users."/>
            <wp:cNvGraphicFramePr/>
            <a:graphic xmlns:a="http://schemas.openxmlformats.org/drawingml/2006/main">
              <a:graphicData uri="http://schemas.openxmlformats.org/drawingml/2006/picture">
                <pic:pic xmlns:pic="http://schemas.openxmlformats.org/drawingml/2006/picture">
                  <pic:nvPicPr>
                    <pic:cNvPr id="85" name="Picture" descr="Rep_Figures_files/figure-docx/unnamed-chunk-24-1.png"/>
                    <pic:cNvPicPr>
                      <a:picLocks noChangeAspect="1" noChangeArrowheads="1"/>
                    </pic:cNvPicPr>
                  </pic:nvPicPr>
                  <pic:blipFill>
                    <a:blip r:embed="rId26"/>
                    <a:stretch>
                      <a:fillRect/>
                    </a:stretch>
                  </pic:blipFill>
                  <pic:spPr bwMode="auto">
                    <a:xfrm>
                      <a:off x="0" y="0"/>
                      <a:ext cx="5943600" cy="5943600"/>
                    </a:xfrm>
                    <a:prstGeom prst="rect">
                      <a:avLst/>
                    </a:prstGeom>
                    <a:noFill/>
                    <a:ln w="9525">
                      <a:noFill/>
                      <a:headEnd/>
                      <a:tailEnd/>
                    </a:ln>
                  </pic:spPr>
                </pic:pic>
              </a:graphicData>
            </a:graphic>
          </wp:inline>
        </w:drawing>
      </w:r>
    </w:p>
    <w:p w14:paraId="1659A5FC" w14:textId="77777777" w:rsidR="00B56DB6" w:rsidRDefault="00000000">
      <w:r>
        <w:rPr>
          <w:b/>
          <w:bCs/>
        </w:rPr>
        <w:t>Figure 22.</w:t>
      </w:r>
      <w:r>
        <w:t>- Annual estimates of the percent of the sport harvest of pelagic rockfish that were black rockfish for guided and unguided anglers in 16 commercial fishing management units, 1977-2025 as estimated by the model (line) and evident in portside sampling (triangles). The shaded areas represent the 95% credibility intervals of the Bayesian model estimates. Kodiak panels include data from a hydroacoustic survey and the proportion of pelagic rockfish that are black in those areas (navy blue) and the adjusted proportions based on obseved harvests for charter (blue) and private (cyan) users.</w:t>
      </w:r>
    </w:p>
    <w:p w14:paraId="084171D8" w14:textId="77777777" w:rsidR="00B56DB6" w:rsidRDefault="00000000">
      <w:r>
        <w:br w:type="page"/>
      </w:r>
    </w:p>
    <w:p w14:paraId="51B90EE9" w14:textId="77777777" w:rsidR="00B56DB6" w:rsidRDefault="00000000">
      <w:r>
        <w:rPr>
          <w:noProof/>
        </w:rPr>
        <w:lastRenderedPageBreak/>
        <w:drawing>
          <wp:inline distT="0" distB="0" distL="0" distR="0" wp14:anchorId="1AABE5D9" wp14:editId="4F9D76A5">
            <wp:extent cx="5943600" cy="5943600"/>
            <wp:effectExtent l="0" t="0" r="0" b="0"/>
            <wp:docPr id="87" name="Picture" descr="Figure 23.- Annual estimates of the percent of the sport harvest of non-pelagic rockfish that were yelloweye rockfish for guided and unguided anglers in 16 commercial fishing management units, 1977-2025 as estimated by the model (line) and evident in portside sampling (circ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88" name="Picture" descr="Rep_Figures_files/figure-docx/unnamed-chunk-25-1.png"/>
                    <pic:cNvPicPr>
                      <a:picLocks noChangeAspect="1" noChangeArrowheads="1"/>
                    </pic:cNvPicPr>
                  </pic:nvPicPr>
                  <pic:blipFill>
                    <a:blip r:embed="rId27"/>
                    <a:stretch>
                      <a:fillRect/>
                    </a:stretch>
                  </pic:blipFill>
                  <pic:spPr bwMode="auto">
                    <a:xfrm>
                      <a:off x="0" y="0"/>
                      <a:ext cx="5943600" cy="5943600"/>
                    </a:xfrm>
                    <a:prstGeom prst="rect">
                      <a:avLst/>
                    </a:prstGeom>
                    <a:noFill/>
                    <a:ln w="9525">
                      <a:noFill/>
                      <a:headEnd/>
                      <a:tailEnd/>
                    </a:ln>
                  </pic:spPr>
                </pic:pic>
              </a:graphicData>
            </a:graphic>
          </wp:inline>
        </w:drawing>
      </w:r>
    </w:p>
    <w:p w14:paraId="437DD743" w14:textId="77777777" w:rsidR="00B56DB6" w:rsidRDefault="00000000">
      <w:r>
        <w:rPr>
          <w:b/>
          <w:bCs/>
        </w:rPr>
        <w:t>Figure 23.</w:t>
      </w:r>
      <w:r>
        <w:t>- Annual estimates of the percent of the sport harvest of non-pelagic rockfish that were yelloweye rockfish for guided and unguided anglers in 16 commercial fishing management units, 1977-2025 as estimated by the model (line) and evident in portside sampling (circles). The shaded areas represent the 95% credibility intervals of the Bayesian model estimates.</w:t>
      </w:r>
    </w:p>
    <w:p w14:paraId="4DB7FE47" w14:textId="77777777" w:rsidR="00B56DB6" w:rsidRDefault="00000000">
      <w:r>
        <w:br w:type="page"/>
      </w:r>
    </w:p>
    <w:p w14:paraId="26A2DAF0" w14:textId="77777777" w:rsidR="00B56DB6" w:rsidRDefault="00000000">
      <w:r>
        <w:rPr>
          <w:noProof/>
        </w:rPr>
        <w:lastRenderedPageBreak/>
        <w:drawing>
          <wp:inline distT="0" distB="0" distL="0" distR="0" wp14:anchorId="66DD7659" wp14:editId="59122F70">
            <wp:extent cx="5943600" cy="2971800"/>
            <wp:effectExtent l="0" t="0" r="0" b="0"/>
            <wp:docPr id="90" name="Picture" descr="Figure 24.- Annual estimates of the percent of the sport harvest of non-pelagic rockfish that were non-yelloweye DSR rockfish for guided and unguided anglers in 6 Southeast commercial fishing management units, 1977-2025 as estimated by the model (line) and evident in portside sampling (dot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91" name="Picture" descr="Rep_Figures_files/figure-docx/unnamed-chunk-26-1.png"/>
                    <pic:cNvPicPr>
                      <a:picLocks noChangeAspect="1" noChangeArrowheads="1"/>
                    </pic:cNvPicPr>
                  </pic:nvPicPr>
                  <pic:blipFill>
                    <a:blip r:embed="rId28"/>
                    <a:stretch>
                      <a:fillRect/>
                    </a:stretch>
                  </pic:blipFill>
                  <pic:spPr bwMode="auto">
                    <a:xfrm>
                      <a:off x="0" y="0"/>
                      <a:ext cx="5943600" cy="2971800"/>
                    </a:xfrm>
                    <a:prstGeom prst="rect">
                      <a:avLst/>
                    </a:prstGeom>
                    <a:noFill/>
                    <a:ln w="9525">
                      <a:noFill/>
                      <a:headEnd/>
                      <a:tailEnd/>
                    </a:ln>
                  </pic:spPr>
                </pic:pic>
              </a:graphicData>
            </a:graphic>
          </wp:inline>
        </w:drawing>
      </w:r>
    </w:p>
    <w:p w14:paraId="50B5E74D" w14:textId="77777777" w:rsidR="00B56DB6" w:rsidRDefault="00000000">
      <w:r>
        <w:rPr>
          <w:b/>
          <w:bCs/>
        </w:rPr>
        <w:t>Figure 24.</w:t>
      </w:r>
      <w:r>
        <w:t>- Annual estimates of the percent of the sport harvest of non-pelagic rockfish that were non-yelloweye DSR rockfish for guided and unguided anglers in 6 Southeast commercial fishing management units, 1977-2025 as estimated by the model (line) and evident in portside sampling (dots). The shaded areas represent the 95% credibility intervals of the Bayesian model estimates.</w:t>
      </w:r>
    </w:p>
    <w:p w14:paraId="6D776510" w14:textId="77777777" w:rsidR="00B56DB6" w:rsidRDefault="00000000">
      <w:r>
        <w:br w:type="page"/>
      </w:r>
    </w:p>
    <w:p w14:paraId="186D0CD4" w14:textId="77777777" w:rsidR="00B56DB6" w:rsidRDefault="00000000">
      <w:r>
        <w:rPr>
          <w:noProof/>
        </w:rPr>
        <w:lastRenderedPageBreak/>
        <w:drawing>
          <wp:inline distT="0" distB="0" distL="0" distR="0" wp14:anchorId="29B2C63D" wp14:editId="4A6BD0E0">
            <wp:extent cx="5943600" cy="2971800"/>
            <wp:effectExtent l="0" t="0" r="0" b="0"/>
            <wp:docPr id="93" name="Picture" descr="Figure 25.- Annual estimates of the percent of the sport harvest of non-pelagic rockfish that were slope rockfish guided and unguided anglers in 6 Southeast commercial fishing management units, 1977-2025 as estimated by the model (line) and evident in portside sampling (dot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94" name="Picture" descr="Rep_Figures_files/figure-docx/unnamed-chunk-27-1.png"/>
                    <pic:cNvPicPr>
                      <a:picLocks noChangeAspect="1" noChangeArrowheads="1"/>
                    </pic:cNvPicPr>
                  </pic:nvPicPr>
                  <pic:blipFill>
                    <a:blip r:embed="rId29"/>
                    <a:stretch>
                      <a:fillRect/>
                    </a:stretch>
                  </pic:blipFill>
                  <pic:spPr bwMode="auto">
                    <a:xfrm>
                      <a:off x="0" y="0"/>
                      <a:ext cx="5943600" cy="2971800"/>
                    </a:xfrm>
                    <a:prstGeom prst="rect">
                      <a:avLst/>
                    </a:prstGeom>
                    <a:noFill/>
                    <a:ln w="9525">
                      <a:noFill/>
                      <a:headEnd/>
                      <a:tailEnd/>
                    </a:ln>
                  </pic:spPr>
                </pic:pic>
              </a:graphicData>
            </a:graphic>
          </wp:inline>
        </w:drawing>
      </w:r>
    </w:p>
    <w:p w14:paraId="2A91D7CA" w14:textId="77777777" w:rsidR="00B56DB6" w:rsidRDefault="00000000">
      <w:r>
        <w:rPr>
          <w:b/>
          <w:bCs/>
        </w:rPr>
        <w:t>Figure 25.</w:t>
      </w:r>
      <w:r>
        <w:t>- Annual estimates of the percent of the sport harvest of non-pelagic rockfish that were slope rockfish guided and unguided anglers in 6 Southeast commercial fishing management units, 1977-2025 as estimated by the model (line) and evident in portside sampling (dots). The shaded areas represent the 95% credibility intervals of the Bayesian model estimates.</w:t>
      </w:r>
    </w:p>
    <w:p w14:paraId="381031C1" w14:textId="77777777" w:rsidR="00B56DB6" w:rsidRDefault="00000000">
      <w:r>
        <w:br w:type="page"/>
      </w:r>
    </w:p>
    <w:p w14:paraId="60519CFE" w14:textId="77777777" w:rsidR="00B56DB6" w:rsidRDefault="00000000">
      <w:pPr>
        <w:pStyle w:val="SourceCode"/>
      </w:pPr>
      <w:r>
        <w:lastRenderedPageBreak/>
        <w:t>## NULL</w:t>
      </w:r>
    </w:p>
    <w:p w14:paraId="36009AFC" w14:textId="77777777" w:rsidR="00B56DB6" w:rsidRDefault="00000000">
      <w:r>
        <w:br w:type="page"/>
      </w:r>
    </w:p>
    <w:p w14:paraId="50467FCD" w14:textId="77777777" w:rsidR="00B56DB6" w:rsidRDefault="00000000">
      <w:r>
        <w:rPr>
          <w:noProof/>
        </w:rPr>
        <w:lastRenderedPageBreak/>
        <w:drawing>
          <wp:inline distT="0" distB="0" distL="0" distR="0" wp14:anchorId="2538FC7D" wp14:editId="163B1C75">
            <wp:extent cx="5943600" cy="5943600"/>
            <wp:effectExtent l="0" t="0" r="0" b="0"/>
            <wp:docPr id="96" name="Picture" descr="Figure 26.- Annual estimates of the proportion of total sport fish harvest taken by charter anglers for 16 commercial fishing management units, 1977-2025 as observed in the SWHS and estimated in the model."/>
            <wp:cNvGraphicFramePr/>
            <a:graphic xmlns:a="http://schemas.openxmlformats.org/drawingml/2006/main">
              <a:graphicData uri="http://schemas.openxmlformats.org/drawingml/2006/picture">
                <pic:pic xmlns:pic="http://schemas.openxmlformats.org/drawingml/2006/picture">
                  <pic:nvPicPr>
                    <pic:cNvPr id="97" name="Picture" descr="Rep_Figures_files/figure-docx/unnamed-chunk-29-1.png"/>
                    <pic:cNvPicPr>
                      <a:picLocks noChangeAspect="1" noChangeArrowheads="1"/>
                    </pic:cNvPicPr>
                  </pic:nvPicPr>
                  <pic:blipFill>
                    <a:blip r:embed="rId30"/>
                    <a:stretch>
                      <a:fillRect/>
                    </a:stretch>
                  </pic:blipFill>
                  <pic:spPr bwMode="auto">
                    <a:xfrm>
                      <a:off x="0" y="0"/>
                      <a:ext cx="5943600" cy="5943600"/>
                    </a:xfrm>
                    <a:prstGeom prst="rect">
                      <a:avLst/>
                    </a:prstGeom>
                    <a:noFill/>
                    <a:ln w="9525">
                      <a:noFill/>
                      <a:headEnd/>
                      <a:tailEnd/>
                    </a:ln>
                  </pic:spPr>
                </pic:pic>
              </a:graphicData>
            </a:graphic>
          </wp:inline>
        </w:drawing>
      </w:r>
    </w:p>
    <w:p w14:paraId="3BA1B589" w14:textId="77777777" w:rsidR="00B56DB6" w:rsidRDefault="00000000">
      <w:r>
        <w:rPr>
          <w:b/>
          <w:bCs/>
        </w:rPr>
        <w:t>Figure 26.</w:t>
      </w:r>
      <w:r>
        <w:t>- Annual estimates of the proportion of total sport fish harvest taken by charter anglers for 16 commercial fishing management units, 1977-2025 as observed in the SWHS and estimated in the model.</w:t>
      </w:r>
    </w:p>
    <w:p w14:paraId="45BE2F59" w14:textId="77777777" w:rsidR="00B56DB6" w:rsidRDefault="00000000">
      <w:r>
        <w:br w:type="page"/>
      </w:r>
    </w:p>
    <w:p w14:paraId="2C2B365C" w14:textId="77777777" w:rsidR="00B56DB6" w:rsidRDefault="00000000">
      <w:r>
        <w:rPr>
          <w:noProof/>
        </w:rPr>
        <w:lastRenderedPageBreak/>
        <w:drawing>
          <wp:inline distT="0" distB="0" distL="0" distR="0" wp14:anchorId="74BF6E32" wp14:editId="6EF36F1E">
            <wp:extent cx="5943600" cy="4754880"/>
            <wp:effectExtent l="0" t="0" r="0" b="0"/>
            <wp:docPr id="99" name="Picture" descr="Figure 27.- Total rockfish harvests for 16 commercial fisheries management units 1977-2025.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00" name="Picture" descr="Rep_Figures_files/figure-docx/unnamed-chunk-30-1.png"/>
                    <pic:cNvPicPr>
                      <a:picLocks noChangeAspect="1" noChangeArrowheads="1"/>
                    </pic:cNvPicPr>
                  </pic:nvPicPr>
                  <pic:blipFill>
                    <a:blip r:embed="rId31"/>
                    <a:stretch>
                      <a:fillRect/>
                    </a:stretch>
                  </pic:blipFill>
                  <pic:spPr bwMode="auto">
                    <a:xfrm>
                      <a:off x="0" y="0"/>
                      <a:ext cx="5943600" cy="4754880"/>
                    </a:xfrm>
                    <a:prstGeom prst="rect">
                      <a:avLst/>
                    </a:prstGeom>
                    <a:noFill/>
                    <a:ln w="9525">
                      <a:noFill/>
                      <a:headEnd/>
                      <a:tailEnd/>
                    </a:ln>
                  </pic:spPr>
                </pic:pic>
              </a:graphicData>
            </a:graphic>
          </wp:inline>
        </w:drawing>
      </w:r>
    </w:p>
    <w:p w14:paraId="10D136C6" w14:textId="77777777" w:rsidR="00B56DB6" w:rsidRDefault="00000000">
      <w:r>
        <w:rPr>
          <w:b/>
          <w:bCs/>
        </w:rPr>
        <w:t>Figure 27.</w:t>
      </w:r>
      <w:r>
        <w:t>- Total rockfish harvests for 16 commercial fisheries management units 1977-2025. Lines and error polygons represent model estimates and 95% credibility intervals, respectively, and points represent Howard et al. (2020) estimates.</w:t>
      </w:r>
    </w:p>
    <w:p w14:paraId="452F0B1E" w14:textId="77777777" w:rsidR="00B56DB6" w:rsidRDefault="00000000">
      <w:r>
        <w:br w:type="page"/>
      </w:r>
    </w:p>
    <w:p w14:paraId="38CA58CA" w14:textId="77777777" w:rsidR="00B56DB6" w:rsidRDefault="00000000">
      <w:r>
        <w:rPr>
          <w:noProof/>
        </w:rPr>
        <w:lastRenderedPageBreak/>
        <w:drawing>
          <wp:inline distT="0" distB="0" distL="0" distR="0" wp14:anchorId="0BFAD4F4" wp14:editId="30C83C47">
            <wp:extent cx="5943600" cy="5943600"/>
            <wp:effectExtent l="0" t="0" r="0" b="0"/>
            <wp:docPr id="102" name="Picture" descr="Figure 28.- Black rockfish harvests for 16 commercial fisheries management units 1977-2025.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03" name="Picture" descr="Rep_Figures_files/figure-docx/unnamed-chunk-31-1.png"/>
                    <pic:cNvPicPr>
                      <a:picLocks noChangeAspect="1" noChangeArrowheads="1"/>
                    </pic:cNvPicPr>
                  </pic:nvPicPr>
                  <pic:blipFill>
                    <a:blip r:embed="rId32"/>
                    <a:stretch>
                      <a:fillRect/>
                    </a:stretch>
                  </pic:blipFill>
                  <pic:spPr bwMode="auto">
                    <a:xfrm>
                      <a:off x="0" y="0"/>
                      <a:ext cx="5943600" cy="5943600"/>
                    </a:xfrm>
                    <a:prstGeom prst="rect">
                      <a:avLst/>
                    </a:prstGeom>
                    <a:noFill/>
                    <a:ln w="9525">
                      <a:noFill/>
                      <a:headEnd/>
                      <a:tailEnd/>
                    </a:ln>
                  </pic:spPr>
                </pic:pic>
              </a:graphicData>
            </a:graphic>
          </wp:inline>
        </w:drawing>
      </w:r>
    </w:p>
    <w:p w14:paraId="45BCFD85" w14:textId="77777777" w:rsidR="00B56DB6" w:rsidRDefault="00000000">
      <w:r>
        <w:rPr>
          <w:b/>
          <w:bCs/>
        </w:rPr>
        <w:t>Figure 28.</w:t>
      </w:r>
      <w:r>
        <w:t>- Black rockfish harvests for 16 commercial fisheries management units 1977-2025. Lines and error polygons represent model estimates and 95% credibility intervals, respectively, and points represent Howard et al. (2020) estimates.</w:t>
      </w:r>
    </w:p>
    <w:p w14:paraId="7E56C3BC" w14:textId="77777777" w:rsidR="00B56DB6" w:rsidRDefault="00000000">
      <w:r>
        <w:br w:type="page"/>
      </w:r>
    </w:p>
    <w:p w14:paraId="619FFD21" w14:textId="77777777" w:rsidR="00B56DB6" w:rsidRDefault="00000000">
      <w:r>
        <w:rPr>
          <w:noProof/>
        </w:rPr>
        <w:lastRenderedPageBreak/>
        <w:drawing>
          <wp:inline distT="0" distB="0" distL="0" distR="0" wp14:anchorId="0CBD4D02" wp14:editId="553FF7B4">
            <wp:extent cx="5943600" cy="5943600"/>
            <wp:effectExtent l="0" t="0" r="0" b="0"/>
            <wp:docPr id="105" name="Picture" descr="Figure 29.- Yellow rockfish harvests for 16 commercial fisheries management units 1977-2025.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06" name="Picture" descr="Rep_Figures_files/figure-docx/unnamed-chunk-32-1.png"/>
                    <pic:cNvPicPr>
                      <a:picLocks noChangeAspect="1" noChangeArrowheads="1"/>
                    </pic:cNvPicPr>
                  </pic:nvPicPr>
                  <pic:blipFill>
                    <a:blip r:embed="rId33"/>
                    <a:stretch>
                      <a:fillRect/>
                    </a:stretch>
                  </pic:blipFill>
                  <pic:spPr bwMode="auto">
                    <a:xfrm>
                      <a:off x="0" y="0"/>
                      <a:ext cx="5943600" cy="5943600"/>
                    </a:xfrm>
                    <a:prstGeom prst="rect">
                      <a:avLst/>
                    </a:prstGeom>
                    <a:noFill/>
                    <a:ln w="9525">
                      <a:noFill/>
                      <a:headEnd/>
                      <a:tailEnd/>
                    </a:ln>
                  </pic:spPr>
                </pic:pic>
              </a:graphicData>
            </a:graphic>
          </wp:inline>
        </w:drawing>
      </w:r>
    </w:p>
    <w:p w14:paraId="51BEC250" w14:textId="77777777" w:rsidR="00B56DB6" w:rsidRDefault="00000000">
      <w:r>
        <w:rPr>
          <w:b/>
          <w:bCs/>
        </w:rPr>
        <w:t>Figure 29.</w:t>
      </w:r>
      <w:r>
        <w:t>- Yellow rockfish harvests for 16 commercial fisheries management units 1977-2025. Lines and error polygons represent model estimates and 95% credibility intervals, respectively, and points represent Howard et al. (2020) estimates.</w:t>
      </w:r>
    </w:p>
    <w:p w14:paraId="1E316369" w14:textId="77777777" w:rsidR="00B56DB6" w:rsidRDefault="00000000">
      <w:r>
        <w:br w:type="page"/>
      </w:r>
    </w:p>
    <w:p w14:paraId="67BF7FA5" w14:textId="77777777" w:rsidR="00B56DB6" w:rsidRDefault="00000000">
      <w:r>
        <w:rPr>
          <w:noProof/>
        </w:rPr>
        <w:lastRenderedPageBreak/>
        <w:drawing>
          <wp:inline distT="0" distB="0" distL="0" distR="0" wp14:anchorId="120E9427" wp14:editId="545654E3">
            <wp:extent cx="5943600" cy="2971800"/>
            <wp:effectExtent l="0" t="0" r="0" b="0"/>
            <wp:docPr id="108" name="Picture" descr="Figure 30.- Non-yelloweye DSR rockfish harvests for 6 Southeast Alaska commercial fisheries management units in Southeast Alaska 1977–2025.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09" name="Picture" descr="Rep_Figures_files/figure-docx/unnamed-chunk-33-1.png"/>
                    <pic:cNvPicPr>
                      <a:picLocks noChangeAspect="1" noChangeArrowheads="1"/>
                    </pic:cNvPicPr>
                  </pic:nvPicPr>
                  <pic:blipFill>
                    <a:blip r:embed="rId34"/>
                    <a:stretch>
                      <a:fillRect/>
                    </a:stretch>
                  </pic:blipFill>
                  <pic:spPr bwMode="auto">
                    <a:xfrm>
                      <a:off x="0" y="0"/>
                      <a:ext cx="5943600" cy="2971800"/>
                    </a:xfrm>
                    <a:prstGeom prst="rect">
                      <a:avLst/>
                    </a:prstGeom>
                    <a:noFill/>
                    <a:ln w="9525">
                      <a:noFill/>
                      <a:headEnd/>
                      <a:tailEnd/>
                    </a:ln>
                  </pic:spPr>
                </pic:pic>
              </a:graphicData>
            </a:graphic>
          </wp:inline>
        </w:drawing>
      </w:r>
    </w:p>
    <w:p w14:paraId="3890C83D" w14:textId="77777777" w:rsidR="00B56DB6" w:rsidRDefault="00000000">
      <w:r>
        <w:rPr>
          <w:b/>
          <w:bCs/>
        </w:rPr>
        <w:t>Figure 30.</w:t>
      </w:r>
      <w:r>
        <w:t>- Non-yelloweye DSR rockfish harvests for 6 Southeast Alaska commercial fisheries management units in Southeast Alaska 1977–2025. Lines and error polygons represent model estimates and 95% credibility intervals, respectively, and points represent Howard et al. (2020) estimates.</w:t>
      </w:r>
    </w:p>
    <w:p w14:paraId="255EAA32" w14:textId="77777777" w:rsidR="00B56DB6" w:rsidRDefault="00000000">
      <w:r>
        <w:br w:type="page"/>
      </w:r>
    </w:p>
    <w:p w14:paraId="3BB4186E" w14:textId="77777777" w:rsidR="00B56DB6" w:rsidRDefault="00000000">
      <w:r>
        <w:rPr>
          <w:noProof/>
        </w:rPr>
        <w:lastRenderedPageBreak/>
        <w:drawing>
          <wp:inline distT="0" distB="0" distL="0" distR="0" wp14:anchorId="0F037590" wp14:editId="12C1DAC6">
            <wp:extent cx="5943600" cy="2971800"/>
            <wp:effectExtent l="0" t="0" r="0" b="0"/>
            <wp:docPr id="111" name="Picture" descr="Figure 31.- Slope rockfish harvests for 6 Southeast Alaska commercial fisheries management units in Southeast Alaska 1977–2025.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12" name="Picture" descr="Rep_Figures_files/figure-docx/unnamed-chunk-34-1.png"/>
                    <pic:cNvPicPr>
                      <a:picLocks noChangeAspect="1" noChangeArrowheads="1"/>
                    </pic:cNvPicPr>
                  </pic:nvPicPr>
                  <pic:blipFill>
                    <a:blip r:embed="rId35"/>
                    <a:stretch>
                      <a:fillRect/>
                    </a:stretch>
                  </pic:blipFill>
                  <pic:spPr bwMode="auto">
                    <a:xfrm>
                      <a:off x="0" y="0"/>
                      <a:ext cx="5943600" cy="2971800"/>
                    </a:xfrm>
                    <a:prstGeom prst="rect">
                      <a:avLst/>
                    </a:prstGeom>
                    <a:noFill/>
                    <a:ln w="9525">
                      <a:noFill/>
                      <a:headEnd/>
                      <a:tailEnd/>
                    </a:ln>
                  </pic:spPr>
                </pic:pic>
              </a:graphicData>
            </a:graphic>
          </wp:inline>
        </w:drawing>
      </w:r>
    </w:p>
    <w:p w14:paraId="071A0CC1" w14:textId="77777777" w:rsidR="00B56DB6" w:rsidRDefault="00000000">
      <w:r>
        <w:rPr>
          <w:b/>
          <w:bCs/>
        </w:rPr>
        <w:t>Figure 31.</w:t>
      </w:r>
      <w:r>
        <w:t>- Slope rockfish harvests for 6 Southeast Alaska commercial fisheries management units in Southeast Alaska 1977–2025. Lines and error polygons represent model estimates and 95% credibility intervals, respectively, and points represent Howard et al. (2020) estimates.</w:t>
      </w:r>
    </w:p>
    <w:p w14:paraId="0D6804F5" w14:textId="77777777" w:rsidR="00B56DB6" w:rsidRDefault="00000000">
      <w:r>
        <w:br w:type="page"/>
      </w:r>
    </w:p>
    <w:p w14:paraId="6A92F15C" w14:textId="77777777" w:rsidR="00B56DB6" w:rsidRDefault="00000000">
      <w:r>
        <w:rPr>
          <w:noProof/>
        </w:rPr>
        <w:lastRenderedPageBreak/>
        <w:drawing>
          <wp:inline distT="0" distB="0" distL="0" distR="0" wp14:anchorId="31F2A005" wp14:editId="43F19B3C">
            <wp:extent cx="5943600" cy="4754880"/>
            <wp:effectExtent l="0" t="0" r="0" b="0"/>
            <wp:docPr id="114" name="Picture" descr="Figure 32.- Total rockfish releases for 16 commercial fisheries management units 1977–2025.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15" name="Picture" descr="Rep_Figures_files/figure-docx/unnamed-chunk-35-1.png"/>
                    <pic:cNvPicPr>
                      <a:picLocks noChangeAspect="1" noChangeArrowheads="1"/>
                    </pic:cNvPicPr>
                  </pic:nvPicPr>
                  <pic:blipFill>
                    <a:blip r:embed="rId36"/>
                    <a:stretch>
                      <a:fillRect/>
                    </a:stretch>
                  </pic:blipFill>
                  <pic:spPr bwMode="auto">
                    <a:xfrm>
                      <a:off x="0" y="0"/>
                      <a:ext cx="5943600" cy="4754880"/>
                    </a:xfrm>
                    <a:prstGeom prst="rect">
                      <a:avLst/>
                    </a:prstGeom>
                    <a:noFill/>
                    <a:ln w="9525">
                      <a:noFill/>
                      <a:headEnd/>
                      <a:tailEnd/>
                    </a:ln>
                  </pic:spPr>
                </pic:pic>
              </a:graphicData>
            </a:graphic>
          </wp:inline>
        </w:drawing>
      </w:r>
    </w:p>
    <w:p w14:paraId="224245C4" w14:textId="77777777" w:rsidR="00B56DB6" w:rsidRDefault="00000000">
      <w:r>
        <w:rPr>
          <w:b/>
          <w:bCs/>
        </w:rPr>
        <w:t>Figure 32.</w:t>
      </w:r>
      <w:r>
        <w:t>- Total rockfish releases for 16 commercial fisheries management units 1977–2025. Lines and error polygons represent model estimates and 95% credibility intervals, respectively, and points represent Howard et al. (2020) estimates.</w:t>
      </w:r>
    </w:p>
    <w:p w14:paraId="637B46E5" w14:textId="77777777" w:rsidR="00B56DB6" w:rsidRDefault="00000000">
      <w:r>
        <w:br w:type="page"/>
      </w:r>
    </w:p>
    <w:p w14:paraId="0B5B9F1A" w14:textId="77777777" w:rsidR="00B56DB6" w:rsidRDefault="00000000">
      <w:r>
        <w:rPr>
          <w:noProof/>
        </w:rPr>
        <w:lastRenderedPageBreak/>
        <w:drawing>
          <wp:inline distT="0" distB="0" distL="0" distR="0" wp14:anchorId="26DD2836" wp14:editId="0D5C6A2D">
            <wp:extent cx="5943600" cy="5943600"/>
            <wp:effectExtent l="0" t="0" r="0" b="0"/>
            <wp:docPr id="117" name="Picture" descr="Figure 33.- Black rockfish releases for 16 commercial fisheries management units 1977–2025.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18" name="Picture" descr="Rep_Figures_files/figure-docx/unnamed-chunk-36-1.png"/>
                    <pic:cNvPicPr>
                      <a:picLocks noChangeAspect="1" noChangeArrowheads="1"/>
                    </pic:cNvPicPr>
                  </pic:nvPicPr>
                  <pic:blipFill>
                    <a:blip r:embed="rId37"/>
                    <a:stretch>
                      <a:fillRect/>
                    </a:stretch>
                  </pic:blipFill>
                  <pic:spPr bwMode="auto">
                    <a:xfrm>
                      <a:off x="0" y="0"/>
                      <a:ext cx="5943600" cy="5943600"/>
                    </a:xfrm>
                    <a:prstGeom prst="rect">
                      <a:avLst/>
                    </a:prstGeom>
                    <a:noFill/>
                    <a:ln w="9525">
                      <a:noFill/>
                      <a:headEnd/>
                      <a:tailEnd/>
                    </a:ln>
                  </pic:spPr>
                </pic:pic>
              </a:graphicData>
            </a:graphic>
          </wp:inline>
        </w:drawing>
      </w:r>
    </w:p>
    <w:p w14:paraId="54F36F1A" w14:textId="77777777" w:rsidR="00B56DB6" w:rsidRDefault="00000000">
      <w:r>
        <w:rPr>
          <w:b/>
          <w:bCs/>
        </w:rPr>
        <w:t>Figure 33.</w:t>
      </w:r>
      <w:r>
        <w:t>- Black rockfish releases for 16 commercial fisheries management units 1977–2025. Lines and error polygons represent model estimates and 95% credibility intervals, respectively, and points represent Howard et al. (2020) estimates.</w:t>
      </w:r>
    </w:p>
    <w:p w14:paraId="19FA1D4D" w14:textId="77777777" w:rsidR="00B56DB6" w:rsidRDefault="00000000">
      <w:r>
        <w:br w:type="page"/>
      </w:r>
    </w:p>
    <w:p w14:paraId="2B42D92F" w14:textId="77777777" w:rsidR="00B56DB6" w:rsidRDefault="00000000">
      <w:r>
        <w:rPr>
          <w:noProof/>
        </w:rPr>
        <w:lastRenderedPageBreak/>
        <w:drawing>
          <wp:inline distT="0" distB="0" distL="0" distR="0" wp14:anchorId="2D61E98F" wp14:editId="2049E90B">
            <wp:extent cx="5943600" cy="5943600"/>
            <wp:effectExtent l="0" t="0" r="0" b="0"/>
            <wp:docPr id="120" name="Picture" descr="Figure 34.- Yellow rockfish releases for 16 commercial fisheries management units 1977–2025.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21" name="Picture" descr="Rep_Figures_files/figure-docx/unnamed-chunk-37-1.png"/>
                    <pic:cNvPicPr>
                      <a:picLocks noChangeAspect="1" noChangeArrowheads="1"/>
                    </pic:cNvPicPr>
                  </pic:nvPicPr>
                  <pic:blipFill>
                    <a:blip r:embed="rId38"/>
                    <a:stretch>
                      <a:fillRect/>
                    </a:stretch>
                  </pic:blipFill>
                  <pic:spPr bwMode="auto">
                    <a:xfrm>
                      <a:off x="0" y="0"/>
                      <a:ext cx="5943600" cy="5943600"/>
                    </a:xfrm>
                    <a:prstGeom prst="rect">
                      <a:avLst/>
                    </a:prstGeom>
                    <a:noFill/>
                    <a:ln w="9525">
                      <a:noFill/>
                      <a:headEnd/>
                      <a:tailEnd/>
                    </a:ln>
                  </pic:spPr>
                </pic:pic>
              </a:graphicData>
            </a:graphic>
          </wp:inline>
        </w:drawing>
      </w:r>
    </w:p>
    <w:p w14:paraId="3E929B1E" w14:textId="77777777" w:rsidR="00B56DB6" w:rsidRDefault="00000000">
      <w:r>
        <w:rPr>
          <w:b/>
          <w:bCs/>
        </w:rPr>
        <w:t>Figure 34.</w:t>
      </w:r>
      <w:r>
        <w:t>- Yellow rockfish releases for 16 commercial fisheries management units 1977–2025. Lines and error polygons represent model estimates and 95% credibility intervals, respectively, and points represent Howard et al. (2020) estimates.</w:t>
      </w:r>
    </w:p>
    <w:p w14:paraId="1955ACD6" w14:textId="77777777" w:rsidR="00B56DB6" w:rsidRDefault="00000000">
      <w:r>
        <w:br w:type="page"/>
      </w:r>
    </w:p>
    <w:p w14:paraId="06D4468B" w14:textId="77777777" w:rsidR="00B56DB6" w:rsidRDefault="00000000">
      <w:r>
        <w:rPr>
          <w:noProof/>
        </w:rPr>
        <w:lastRenderedPageBreak/>
        <w:drawing>
          <wp:inline distT="0" distB="0" distL="0" distR="0" wp14:anchorId="4E7E1985" wp14:editId="56A5EAF1">
            <wp:extent cx="5943600" cy="2971800"/>
            <wp:effectExtent l="0" t="0" r="0" b="0"/>
            <wp:docPr id="123" name="Picture" descr="Figure 35.- Non-yelloweye DSR rockfish releases for 6 Southeast Alaska commercial fisheries management units 1977–2025.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24" name="Picture" descr="Rep_Figures_files/figure-docx/unnamed-chunk-38-1.png"/>
                    <pic:cNvPicPr>
                      <a:picLocks noChangeAspect="1" noChangeArrowheads="1"/>
                    </pic:cNvPicPr>
                  </pic:nvPicPr>
                  <pic:blipFill>
                    <a:blip r:embed="rId39"/>
                    <a:stretch>
                      <a:fillRect/>
                    </a:stretch>
                  </pic:blipFill>
                  <pic:spPr bwMode="auto">
                    <a:xfrm>
                      <a:off x="0" y="0"/>
                      <a:ext cx="5943600" cy="2971800"/>
                    </a:xfrm>
                    <a:prstGeom prst="rect">
                      <a:avLst/>
                    </a:prstGeom>
                    <a:noFill/>
                    <a:ln w="9525">
                      <a:noFill/>
                      <a:headEnd/>
                      <a:tailEnd/>
                    </a:ln>
                  </pic:spPr>
                </pic:pic>
              </a:graphicData>
            </a:graphic>
          </wp:inline>
        </w:drawing>
      </w:r>
    </w:p>
    <w:p w14:paraId="18A2E9D6" w14:textId="77777777" w:rsidR="00B56DB6" w:rsidRDefault="00000000">
      <w:r>
        <w:rPr>
          <w:b/>
          <w:bCs/>
        </w:rPr>
        <w:t>Figure 35.</w:t>
      </w:r>
      <w:r>
        <w:t>- Non-yelloweye DSR rockfish releases for 6 Southeast Alaska commercial fisheries management units 1977–2025. Lines and error polygons represent model estimates and 95% credibility intervals, respectively, and points represent Howard et al. (2020) estimates.</w:t>
      </w:r>
    </w:p>
    <w:p w14:paraId="3CF17815" w14:textId="77777777" w:rsidR="00B56DB6" w:rsidRDefault="00000000">
      <w:r>
        <w:br w:type="page"/>
      </w:r>
    </w:p>
    <w:p w14:paraId="16988018" w14:textId="77777777" w:rsidR="00B56DB6" w:rsidRDefault="00000000">
      <w:r>
        <w:rPr>
          <w:noProof/>
        </w:rPr>
        <w:lastRenderedPageBreak/>
        <w:drawing>
          <wp:inline distT="0" distB="0" distL="0" distR="0" wp14:anchorId="36330168" wp14:editId="5DC9D529">
            <wp:extent cx="5943600" cy="2971800"/>
            <wp:effectExtent l="0" t="0" r="0" b="0"/>
            <wp:docPr id="126" name="Picture" descr="Figure 36.- Slope rockfish releases for 6 Southeast Alaska commercial fisheries management units 1977–2025.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27" name="Picture" descr="Rep_Figures_files/figure-docx/unnamed-chunk-39-1.png"/>
                    <pic:cNvPicPr>
                      <a:picLocks noChangeAspect="1" noChangeArrowheads="1"/>
                    </pic:cNvPicPr>
                  </pic:nvPicPr>
                  <pic:blipFill>
                    <a:blip r:embed="rId40"/>
                    <a:stretch>
                      <a:fillRect/>
                    </a:stretch>
                  </pic:blipFill>
                  <pic:spPr bwMode="auto">
                    <a:xfrm>
                      <a:off x="0" y="0"/>
                      <a:ext cx="5943600" cy="2971800"/>
                    </a:xfrm>
                    <a:prstGeom prst="rect">
                      <a:avLst/>
                    </a:prstGeom>
                    <a:noFill/>
                    <a:ln w="9525">
                      <a:noFill/>
                      <a:headEnd/>
                      <a:tailEnd/>
                    </a:ln>
                  </pic:spPr>
                </pic:pic>
              </a:graphicData>
            </a:graphic>
          </wp:inline>
        </w:drawing>
      </w:r>
    </w:p>
    <w:p w14:paraId="7376D09D" w14:textId="77777777" w:rsidR="00B56DB6" w:rsidRDefault="00000000">
      <w:r>
        <w:rPr>
          <w:b/>
          <w:bCs/>
        </w:rPr>
        <w:t>Figure 36.</w:t>
      </w:r>
      <w:r>
        <w:t>- Slope rockfish releases for 6 Southeast Alaska commercial fisheries management units 1977–2025. Lines and error polygons represent model estimates and 95% credibility intervals, respectively, and points represent Howard et al. (2020) estimates.</w:t>
      </w:r>
    </w:p>
    <w:p w14:paraId="302E0435" w14:textId="77777777" w:rsidR="00B56DB6" w:rsidRDefault="00000000">
      <w:r>
        <w:br w:type="page"/>
      </w:r>
    </w:p>
    <w:p w14:paraId="706431C1" w14:textId="77777777" w:rsidR="00B56DB6" w:rsidRDefault="00000000">
      <w:r>
        <w:rPr>
          <w:noProof/>
        </w:rPr>
        <w:lastRenderedPageBreak/>
        <w:drawing>
          <wp:inline distT="0" distB="0" distL="0" distR="0" wp14:anchorId="230372B1" wp14:editId="5653C040">
            <wp:extent cx="5943600" cy="5943600"/>
            <wp:effectExtent l="0" t="0" r="0" b="0"/>
            <wp:docPr id="129" name="Picture" descr="Figure 37.- Total removals of black rockfish by guided and unguided anglers in 16 Alaska commercial fishery management units as dervided from harvests and release mortalities 1977-2025. The grey polygon in the backround represents 95% credibility intervals of the total removals. Southeast Alaska (CSEO, EWYKT, NSEI, NSEO, SSEI, SSEO)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
            <wp:cNvGraphicFramePr/>
            <a:graphic xmlns:a="http://schemas.openxmlformats.org/drawingml/2006/main">
              <a:graphicData uri="http://schemas.openxmlformats.org/drawingml/2006/picture">
                <pic:pic xmlns:pic="http://schemas.openxmlformats.org/drawingml/2006/picture">
                  <pic:nvPicPr>
                    <pic:cNvPr id="130" name="Picture" descr="Rep_Figures_files/figure-docx/unnamed-chunk-41-1.png"/>
                    <pic:cNvPicPr>
                      <a:picLocks noChangeAspect="1" noChangeArrowheads="1"/>
                    </pic:cNvPicPr>
                  </pic:nvPicPr>
                  <pic:blipFill>
                    <a:blip r:embed="rId41"/>
                    <a:stretch>
                      <a:fillRect/>
                    </a:stretch>
                  </pic:blipFill>
                  <pic:spPr bwMode="auto">
                    <a:xfrm>
                      <a:off x="0" y="0"/>
                      <a:ext cx="5943600" cy="5943600"/>
                    </a:xfrm>
                    <a:prstGeom prst="rect">
                      <a:avLst/>
                    </a:prstGeom>
                    <a:noFill/>
                    <a:ln w="9525">
                      <a:noFill/>
                      <a:headEnd/>
                      <a:tailEnd/>
                    </a:ln>
                  </pic:spPr>
                </pic:pic>
              </a:graphicData>
            </a:graphic>
          </wp:inline>
        </w:drawing>
      </w:r>
    </w:p>
    <w:p w14:paraId="4ED5A469" w14:textId="77777777" w:rsidR="00B56DB6" w:rsidRDefault="00000000">
      <w:r>
        <w:rPr>
          <w:b/>
          <w:bCs/>
        </w:rPr>
        <w:t>Figure 37.</w:t>
      </w:r>
      <w:r>
        <w:t>- Total removals of black rockfish by guided and unguided anglers in 16 Alaska commercial fishery management units as dervided from harvests and release mortalities 1977-2025. The grey polygon in the backround represents 95% credibility intervals of the total removals. Southeast Alaska (CSEO, EWYKT, NSEI, NSEO, SSEI, SSEO)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w:t>
      </w:r>
    </w:p>
    <w:p w14:paraId="75112E2D" w14:textId="77777777" w:rsidR="00B56DB6" w:rsidRDefault="00000000">
      <w:r>
        <w:br w:type="page"/>
      </w:r>
    </w:p>
    <w:p w14:paraId="2F2572FA" w14:textId="77777777" w:rsidR="00B56DB6" w:rsidRDefault="00000000">
      <w:r>
        <w:rPr>
          <w:noProof/>
        </w:rPr>
        <w:lastRenderedPageBreak/>
        <w:drawing>
          <wp:inline distT="0" distB="0" distL="0" distR="0" wp14:anchorId="660329D2" wp14:editId="22683D93">
            <wp:extent cx="5943600" cy="5943600"/>
            <wp:effectExtent l="0" t="0" r="0" b="0"/>
            <wp:docPr id="132" name="Picture" descr="Figure 38.- Total removals of yelloweye rockfish by guided and unguided anglers in Alaska commercial fishery management units as dervided from harvests and release mortalities 1977-2025. The grey polygon in the backround represents 95% credibility intervals of the total removals. Southeast Alaska (CSEO, EWYKT, NSEI, NSEO, SSEI, SSEO)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
            <wp:cNvGraphicFramePr/>
            <a:graphic xmlns:a="http://schemas.openxmlformats.org/drawingml/2006/main">
              <a:graphicData uri="http://schemas.openxmlformats.org/drawingml/2006/picture">
                <pic:pic xmlns:pic="http://schemas.openxmlformats.org/drawingml/2006/picture">
                  <pic:nvPicPr>
                    <pic:cNvPr id="133" name="Picture" descr="Rep_Figures_files/figure-docx/unnamed-chunk-42-1.png"/>
                    <pic:cNvPicPr>
                      <a:picLocks noChangeAspect="1" noChangeArrowheads="1"/>
                    </pic:cNvPicPr>
                  </pic:nvPicPr>
                  <pic:blipFill>
                    <a:blip r:embed="rId42"/>
                    <a:stretch>
                      <a:fillRect/>
                    </a:stretch>
                  </pic:blipFill>
                  <pic:spPr bwMode="auto">
                    <a:xfrm>
                      <a:off x="0" y="0"/>
                      <a:ext cx="5943600" cy="5943600"/>
                    </a:xfrm>
                    <a:prstGeom prst="rect">
                      <a:avLst/>
                    </a:prstGeom>
                    <a:noFill/>
                    <a:ln w="9525">
                      <a:noFill/>
                      <a:headEnd/>
                      <a:tailEnd/>
                    </a:ln>
                  </pic:spPr>
                </pic:pic>
              </a:graphicData>
            </a:graphic>
          </wp:inline>
        </w:drawing>
      </w:r>
    </w:p>
    <w:p w14:paraId="4AB8B9C3" w14:textId="5A0CF0D2" w:rsidR="00B56DB6" w:rsidRDefault="00000000">
      <w:r>
        <w:rPr>
          <w:b/>
          <w:bCs/>
        </w:rPr>
        <w:t xml:space="preserve">Figure </w:t>
      </w:r>
      <w:del w:id="12" w:author="Joy, Philip J (DFG)" w:date="2026-10-12T10:15:00Z" w16du:dateUtc="2026-10-12T18:15:00Z">
        <w:r w:rsidDel="00D66D12">
          <w:rPr>
            <w:b/>
            <w:bCs/>
          </w:rPr>
          <w:delText>38</w:delText>
        </w:r>
      </w:del>
      <w:ins w:id="13" w:author="Joy, Philip J (DFG)" w:date="2026-10-12T10:15:00Z" w16du:dateUtc="2026-10-12T18:15:00Z">
        <w:r w:rsidR="00D66D12">
          <w:rPr>
            <w:b/>
            <w:bCs/>
          </w:rPr>
          <w:t>3</w:t>
        </w:r>
        <w:r w:rsidR="00D66D12">
          <w:rPr>
            <w:b/>
            <w:bCs/>
          </w:rPr>
          <w:t>9</w:t>
        </w:r>
      </w:ins>
      <w:r>
        <w:rPr>
          <w:b/>
          <w:bCs/>
        </w:rPr>
        <w:t>.</w:t>
      </w:r>
      <w:r>
        <w:t>- Total removals of yelloweye rockfish by guided and unguided anglers in Alaska commercial fishery management units as dervided from harvests and release mortalities 1977-2025. The grey polygon in the backround represents 95% credibility intervals of the total removals. Southeast Alaska (CSEO, EWYKT, NSEI, NSEO, SSEI, SSEO)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w:t>
      </w:r>
    </w:p>
    <w:p w14:paraId="2BBB389F" w14:textId="77777777" w:rsidR="00B56DB6" w:rsidRDefault="00000000">
      <w:r>
        <w:br w:type="page"/>
      </w:r>
    </w:p>
    <w:p w14:paraId="4877E9E1" w14:textId="77777777" w:rsidR="00B56DB6" w:rsidRDefault="00000000">
      <w:r>
        <w:rPr>
          <w:noProof/>
        </w:rPr>
        <w:lastRenderedPageBreak/>
        <w:drawing>
          <wp:inline distT="0" distB="0" distL="0" distR="0" wp14:anchorId="140EF38B" wp14:editId="1CA1C562">
            <wp:extent cx="5943600" cy="4457700"/>
            <wp:effectExtent l="0" t="0" r="0" b="0"/>
            <wp:docPr id="135" name="Picture" descr="Figure 39.- Total removals of non-black pelagic rockfish by guided and unguided anglers in Southeast Alaska commercial fishery management units as dervided from harvests and release mortalities 1977-2025. The grey polygon in the backround represents 95% credibility intervals of the total removals.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
            <wp:cNvGraphicFramePr/>
            <a:graphic xmlns:a="http://schemas.openxmlformats.org/drawingml/2006/main">
              <a:graphicData uri="http://schemas.openxmlformats.org/drawingml/2006/picture">
                <pic:pic xmlns:pic="http://schemas.openxmlformats.org/drawingml/2006/picture">
                  <pic:nvPicPr>
                    <pic:cNvPr id="136" name="Picture" descr="Rep_Figures_files/figure-docx/unnamed-chunk-43-1.png"/>
                    <pic:cNvPicPr>
                      <a:picLocks noChangeAspect="1" noChangeArrowheads="1"/>
                    </pic:cNvPicPr>
                  </pic:nvPicPr>
                  <pic:blipFill>
                    <a:blip r:embed="rId43"/>
                    <a:stretch>
                      <a:fillRect/>
                    </a:stretch>
                  </pic:blipFill>
                  <pic:spPr bwMode="auto">
                    <a:xfrm>
                      <a:off x="0" y="0"/>
                      <a:ext cx="5943600" cy="4457700"/>
                    </a:xfrm>
                    <a:prstGeom prst="rect">
                      <a:avLst/>
                    </a:prstGeom>
                    <a:noFill/>
                    <a:ln w="9525">
                      <a:noFill/>
                      <a:headEnd/>
                      <a:tailEnd/>
                    </a:ln>
                  </pic:spPr>
                </pic:pic>
              </a:graphicData>
            </a:graphic>
          </wp:inline>
        </w:drawing>
      </w:r>
    </w:p>
    <w:p w14:paraId="3B542678" w14:textId="5CA15913" w:rsidR="00B56DB6" w:rsidRDefault="00000000">
      <w:r w:rsidRPr="00D66D12">
        <w:rPr>
          <w:b/>
          <w:bCs/>
          <w:highlight w:val="yellow"/>
          <w:rPrChange w:id="14" w:author="Joy, Philip J (DFG)" w:date="2026-10-12T10:14:00Z" w16du:dateUtc="2026-10-12T18:14:00Z">
            <w:rPr>
              <w:b/>
              <w:bCs/>
            </w:rPr>
          </w:rPrChange>
        </w:rPr>
        <w:t xml:space="preserve">Figure </w:t>
      </w:r>
      <w:del w:id="15" w:author="Joy, Philip J (DFG)" w:date="2026-10-12T10:14:00Z" w16du:dateUtc="2026-10-12T18:14:00Z">
        <w:r w:rsidRPr="00D66D12" w:rsidDel="00D66D12">
          <w:rPr>
            <w:b/>
            <w:bCs/>
            <w:highlight w:val="yellow"/>
            <w:rPrChange w:id="16" w:author="Joy, Philip J (DFG)" w:date="2026-10-12T10:14:00Z" w16du:dateUtc="2026-10-12T18:14:00Z">
              <w:rPr>
                <w:b/>
                <w:bCs/>
              </w:rPr>
            </w:rPrChange>
          </w:rPr>
          <w:delText>39</w:delText>
        </w:r>
      </w:del>
      <w:ins w:id="17" w:author="Joy, Philip J (DFG)" w:date="2026-10-12T10:14:00Z" w16du:dateUtc="2026-10-12T18:14:00Z">
        <w:r w:rsidR="00D66D12" w:rsidRPr="00D66D12">
          <w:rPr>
            <w:b/>
            <w:bCs/>
            <w:highlight w:val="yellow"/>
            <w:rPrChange w:id="18" w:author="Joy, Philip J (DFG)" w:date="2026-10-12T10:14:00Z" w16du:dateUtc="2026-10-12T18:14:00Z">
              <w:rPr>
                <w:b/>
                <w:bCs/>
              </w:rPr>
            </w:rPrChange>
          </w:rPr>
          <w:t>3</w:t>
        </w:r>
        <w:r w:rsidR="00D66D12" w:rsidRPr="00D66D12">
          <w:rPr>
            <w:b/>
            <w:bCs/>
            <w:highlight w:val="yellow"/>
            <w:rPrChange w:id="19" w:author="Joy, Philip J (DFG)" w:date="2026-10-12T10:14:00Z" w16du:dateUtc="2026-10-12T18:14:00Z">
              <w:rPr>
                <w:b/>
                <w:bCs/>
              </w:rPr>
            </w:rPrChange>
          </w:rPr>
          <w:t>8</w:t>
        </w:r>
      </w:ins>
      <w:r w:rsidRPr="00D66D12">
        <w:rPr>
          <w:b/>
          <w:bCs/>
          <w:highlight w:val="yellow"/>
          <w:rPrChange w:id="20" w:author="Joy, Philip J (DFG)" w:date="2026-10-12T10:14:00Z" w16du:dateUtc="2026-10-12T18:14:00Z">
            <w:rPr>
              <w:b/>
              <w:bCs/>
            </w:rPr>
          </w:rPrChange>
        </w:rPr>
        <w:t>.</w:t>
      </w:r>
      <w:r w:rsidRPr="00D66D12">
        <w:rPr>
          <w:highlight w:val="yellow"/>
          <w:rPrChange w:id="21" w:author="Joy, Philip J (DFG)" w:date="2026-10-12T10:14:00Z" w16du:dateUtc="2026-10-12T18:14:00Z">
            <w:rPr/>
          </w:rPrChange>
        </w:rPr>
        <w:t>- Total removals of non-black pelagic rockfish by guided and unguided anglers in Southeast Alaska commercial fishery management units as dervided from harvests and release mortalities 1977-2025. The grey polygon in the backround represents 95% credibility intervals of the total removals.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w:t>
      </w:r>
    </w:p>
    <w:p w14:paraId="2654993F" w14:textId="77777777" w:rsidR="00B56DB6" w:rsidRDefault="00000000">
      <w:r>
        <w:br w:type="page"/>
      </w:r>
    </w:p>
    <w:p w14:paraId="1687BC96" w14:textId="77777777" w:rsidR="00B56DB6" w:rsidRDefault="00000000">
      <w:r>
        <w:rPr>
          <w:noProof/>
        </w:rPr>
        <w:lastRenderedPageBreak/>
        <w:drawing>
          <wp:inline distT="0" distB="0" distL="0" distR="0" wp14:anchorId="051E08B0" wp14:editId="6C3FF15F">
            <wp:extent cx="5943600" cy="4457700"/>
            <wp:effectExtent l="0" t="0" r="0" b="0"/>
            <wp:docPr id="138" name="Picture" descr="Figure 40.- Total removals of non-yelloweye demersal shelf rockfish by guided and unguided anglers in southeast Alaska commercial fishery management units as dervided from harvests and release mortalities 1977-2025. The grey polygon in the backround represents 95% credibility intervals of the total removals.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
            <wp:cNvGraphicFramePr/>
            <a:graphic xmlns:a="http://schemas.openxmlformats.org/drawingml/2006/main">
              <a:graphicData uri="http://schemas.openxmlformats.org/drawingml/2006/picture">
                <pic:pic xmlns:pic="http://schemas.openxmlformats.org/drawingml/2006/picture">
                  <pic:nvPicPr>
                    <pic:cNvPr id="139" name="Picture" descr="Rep_Figures_files/figure-docx/unnamed-chunk-44-1.png"/>
                    <pic:cNvPicPr>
                      <a:picLocks noChangeAspect="1" noChangeArrowheads="1"/>
                    </pic:cNvPicPr>
                  </pic:nvPicPr>
                  <pic:blipFill>
                    <a:blip r:embed="rId44"/>
                    <a:stretch>
                      <a:fillRect/>
                    </a:stretch>
                  </pic:blipFill>
                  <pic:spPr bwMode="auto">
                    <a:xfrm>
                      <a:off x="0" y="0"/>
                      <a:ext cx="5943600" cy="4457700"/>
                    </a:xfrm>
                    <a:prstGeom prst="rect">
                      <a:avLst/>
                    </a:prstGeom>
                    <a:noFill/>
                    <a:ln w="9525">
                      <a:noFill/>
                      <a:headEnd/>
                      <a:tailEnd/>
                    </a:ln>
                  </pic:spPr>
                </pic:pic>
              </a:graphicData>
            </a:graphic>
          </wp:inline>
        </w:drawing>
      </w:r>
    </w:p>
    <w:p w14:paraId="705A90E5" w14:textId="77777777" w:rsidR="00B56DB6" w:rsidRDefault="00000000">
      <w:r>
        <w:rPr>
          <w:b/>
          <w:bCs/>
        </w:rPr>
        <w:t>Figure 40.</w:t>
      </w:r>
      <w:r>
        <w:t>- Total removals of non-yelloweye demersal shelf rockfish by guided and unguided anglers in southeast Alaska commercial fishery management units as dervided from harvests and release mortalities 1977-2025. The grey polygon in the backround represents 95% credibility intervals of the total removals.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w:t>
      </w:r>
    </w:p>
    <w:p w14:paraId="5D758931" w14:textId="77777777" w:rsidR="00B56DB6" w:rsidRDefault="00000000">
      <w:r>
        <w:br w:type="page"/>
      </w:r>
    </w:p>
    <w:p w14:paraId="011CFB24" w14:textId="77777777" w:rsidR="00B56DB6" w:rsidRDefault="00000000">
      <w:r>
        <w:rPr>
          <w:noProof/>
        </w:rPr>
        <w:lastRenderedPageBreak/>
        <w:drawing>
          <wp:inline distT="0" distB="0" distL="0" distR="0" wp14:anchorId="6C1BB482" wp14:editId="7DE8C7C0">
            <wp:extent cx="5943600" cy="4457700"/>
            <wp:effectExtent l="0" t="0" r="0" b="0"/>
            <wp:docPr id="141" name="Picture" descr="Figure 41.- Total removals of slope rockfish by guided and unguided anglers in Southeast Alaska commercial fishery management units as dervided from harvests and release mortalities 1977-2025. The grey polygon in the backround represents 95% credibility intervals of the total removals.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
            <wp:cNvGraphicFramePr/>
            <a:graphic xmlns:a="http://schemas.openxmlformats.org/drawingml/2006/main">
              <a:graphicData uri="http://schemas.openxmlformats.org/drawingml/2006/picture">
                <pic:pic xmlns:pic="http://schemas.openxmlformats.org/drawingml/2006/picture">
                  <pic:nvPicPr>
                    <pic:cNvPr id="142" name="Picture" descr="Rep_Figures_files/figure-docx/unnamed-chunk-45-1.png"/>
                    <pic:cNvPicPr>
                      <a:picLocks noChangeAspect="1" noChangeArrowheads="1"/>
                    </pic:cNvPicPr>
                  </pic:nvPicPr>
                  <pic:blipFill>
                    <a:blip r:embed="rId45"/>
                    <a:stretch>
                      <a:fillRect/>
                    </a:stretch>
                  </pic:blipFill>
                  <pic:spPr bwMode="auto">
                    <a:xfrm>
                      <a:off x="0" y="0"/>
                      <a:ext cx="5943600" cy="4457700"/>
                    </a:xfrm>
                    <a:prstGeom prst="rect">
                      <a:avLst/>
                    </a:prstGeom>
                    <a:noFill/>
                    <a:ln w="9525">
                      <a:noFill/>
                      <a:headEnd/>
                      <a:tailEnd/>
                    </a:ln>
                  </pic:spPr>
                </pic:pic>
              </a:graphicData>
            </a:graphic>
          </wp:inline>
        </w:drawing>
      </w:r>
    </w:p>
    <w:p w14:paraId="4FDB3B7D" w14:textId="77777777" w:rsidR="00B56DB6" w:rsidRDefault="00000000">
      <w:r>
        <w:rPr>
          <w:b/>
          <w:bCs/>
        </w:rPr>
        <w:t>Figure 41.</w:t>
      </w:r>
      <w:r>
        <w:t>- Total removals of slope rockfish by guided and unguided anglers in Southeast Alaska commercial fishery management units as dervided from harvests and release mortalities 1977-2025. The grey polygon in the backround represents 95% credibility intervals of the total removals.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w:t>
      </w:r>
    </w:p>
    <w:p w14:paraId="28861915" w14:textId="77777777" w:rsidR="00B56DB6" w:rsidRDefault="00000000">
      <w:r>
        <w:br w:type="page"/>
      </w:r>
      <w:bookmarkEnd w:id="0"/>
    </w:p>
    <w:sectPr w:rsidR="00B56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1878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802788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 Philip J (DFG)">
    <w15:presenceInfo w15:providerId="AD" w15:userId="S::philip.joy@alaska.gov::07bb4402-e822-4d82-9684-e0a3bfb6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D61"/>
    <w:rsid w:val="00117323"/>
    <w:rsid w:val="00272DAC"/>
    <w:rsid w:val="00330D61"/>
    <w:rsid w:val="00336EAC"/>
    <w:rsid w:val="003837F6"/>
    <w:rsid w:val="003F7ACB"/>
    <w:rsid w:val="00417D41"/>
    <w:rsid w:val="00514FB7"/>
    <w:rsid w:val="006A785E"/>
    <w:rsid w:val="00724899"/>
    <w:rsid w:val="00795A00"/>
    <w:rsid w:val="007D1086"/>
    <w:rsid w:val="008107A8"/>
    <w:rsid w:val="00902A8C"/>
    <w:rsid w:val="00A54E5B"/>
    <w:rsid w:val="00B56DB6"/>
    <w:rsid w:val="00BC2E3D"/>
    <w:rsid w:val="00D66D12"/>
    <w:rsid w:val="00D94191"/>
    <w:rsid w:val="00F24098"/>
    <w:rsid w:val="00F800E4"/>
    <w:rsid w:val="00FA7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A2374"/>
  <w15:docId w15:val="{759C84E5-A585-4079-A981-08AC2E3FE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7A8"/>
  </w:style>
  <w:style w:type="paragraph" w:styleId="Heading1">
    <w:name w:val="heading 1"/>
    <w:basedOn w:val="Normal"/>
    <w:next w:val="Normal"/>
    <w:link w:val="Heading1Char"/>
    <w:uiPriority w:val="9"/>
    <w:qFormat/>
    <w:rsid w:val="00336EAC"/>
    <w:pPr>
      <w:keepNext/>
      <w:keepLines/>
      <w:spacing w:before="360" w:after="80"/>
      <w:jc w:val="center"/>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semiHidden/>
    <w:unhideWhenUsed/>
    <w:qFormat/>
    <w:rsid w:val="00336EAC"/>
    <w:pPr>
      <w:keepNext/>
      <w:keepLines/>
      <w:spacing w:before="160" w:after="80"/>
      <w:jc w:val="center"/>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8107A8"/>
    <w:pPr>
      <w:keepNext/>
      <w:keepLines/>
      <w:spacing w:before="160" w:after="80"/>
      <w:jc w:val="center"/>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330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EAC"/>
    <w:rPr>
      <w:rFonts w:eastAsiaTheme="majorEastAsia" w:cstheme="majorBidi"/>
      <w:color w:val="000000" w:themeColor="text1"/>
      <w:sz w:val="40"/>
      <w:szCs w:val="40"/>
    </w:rPr>
  </w:style>
  <w:style w:type="character" w:customStyle="1" w:styleId="Heading2Char">
    <w:name w:val="Heading 2 Char"/>
    <w:basedOn w:val="DefaultParagraphFont"/>
    <w:link w:val="Heading2"/>
    <w:uiPriority w:val="9"/>
    <w:semiHidden/>
    <w:rsid w:val="00336EAC"/>
    <w:rPr>
      <w:rFonts w:eastAsiaTheme="majorEastAsia" w:cstheme="majorBidi"/>
      <w:color w:val="000000" w:themeColor="text1"/>
      <w:sz w:val="32"/>
      <w:szCs w:val="32"/>
    </w:rPr>
  </w:style>
  <w:style w:type="character" w:customStyle="1" w:styleId="Heading3Char">
    <w:name w:val="Heading 3 Char"/>
    <w:basedOn w:val="DefaultParagraphFont"/>
    <w:link w:val="Heading3"/>
    <w:uiPriority w:val="9"/>
    <w:rsid w:val="008107A8"/>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330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D61"/>
    <w:rPr>
      <w:rFonts w:eastAsiaTheme="majorEastAsia" w:cstheme="majorBidi"/>
      <w:color w:val="272727" w:themeColor="text1" w:themeTint="D8"/>
    </w:rPr>
  </w:style>
  <w:style w:type="paragraph" w:styleId="Title">
    <w:name w:val="Title"/>
    <w:basedOn w:val="Normal"/>
    <w:next w:val="Normal"/>
    <w:link w:val="TitleChar"/>
    <w:uiPriority w:val="10"/>
    <w:qFormat/>
    <w:rsid w:val="00336EAC"/>
    <w:pPr>
      <w:spacing w:after="80" w:line="240" w:lineRule="auto"/>
      <w:contextualSpacing/>
      <w:jc w:val="center"/>
    </w:pPr>
    <w:rPr>
      <w:rFonts w:eastAsiaTheme="majorEastAsia" w:cstheme="majorBidi"/>
      <w:spacing w:val="-10"/>
      <w:kern w:val="28"/>
      <w:sz w:val="44"/>
      <w:szCs w:val="56"/>
    </w:rPr>
  </w:style>
  <w:style w:type="character" w:customStyle="1" w:styleId="TitleChar">
    <w:name w:val="Title Char"/>
    <w:basedOn w:val="DefaultParagraphFont"/>
    <w:link w:val="Title"/>
    <w:uiPriority w:val="10"/>
    <w:rsid w:val="00336EAC"/>
    <w:rPr>
      <w:rFonts w:eastAsiaTheme="majorEastAsia" w:cstheme="majorBidi"/>
      <w:spacing w:val="-10"/>
      <w:kern w:val="28"/>
      <w:sz w:val="44"/>
      <w:szCs w:val="56"/>
    </w:rPr>
  </w:style>
  <w:style w:type="paragraph" w:styleId="Subtitle">
    <w:name w:val="Subtitle"/>
    <w:basedOn w:val="Normal"/>
    <w:next w:val="Normal"/>
    <w:link w:val="SubtitleChar"/>
    <w:uiPriority w:val="11"/>
    <w:qFormat/>
    <w:rsid w:val="00330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D61"/>
    <w:pPr>
      <w:spacing w:before="160"/>
      <w:jc w:val="center"/>
    </w:pPr>
    <w:rPr>
      <w:i/>
      <w:iCs/>
      <w:color w:val="404040" w:themeColor="text1" w:themeTint="BF"/>
    </w:rPr>
  </w:style>
  <w:style w:type="character" w:customStyle="1" w:styleId="QuoteChar">
    <w:name w:val="Quote Char"/>
    <w:basedOn w:val="DefaultParagraphFont"/>
    <w:link w:val="Quote"/>
    <w:uiPriority w:val="29"/>
    <w:rsid w:val="00330D61"/>
    <w:rPr>
      <w:i/>
      <w:iCs/>
      <w:color w:val="404040" w:themeColor="text1" w:themeTint="BF"/>
    </w:rPr>
  </w:style>
  <w:style w:type="paragraph" w:styleId="ListParagraph">
    <w:name w:val="List Paragraph"/>
    <w:basedOn w:val="Normal"/>
    <w:uiPriority w:val="34"/>
    <w:qFormat/>
    <w:rsid w:val="00330D61"/>
    <w:pPr>
      <w:ind w:left="720"/>
      <w:contextualSpacing/>
    </w:pPr>
  </w:style>
  <w:style w:type="character" w:styleId="IntenseEmphasis">
    <w:name w:val="Intense Emphasis"/>
    <w:basedOn w:val="DefaultParagraphFont"/>
    <w:uiPriority w:val="21"/>
    <w:qFormat/>
    <w:rsid w:val="00330D61"/>
    <w:rPr>
      <w:i/>
      <w:iCs/>
      <w:color w:val="0F4761" w:themeColor="accent1" w:themeShade="BF"/>
    </w:rPr>
  </w:style>
  <w:style w:type="paragraph" w:styleId="IntenseQuote">
    <w:name w:val="Intense Quote"/>
    <w:basedOn w:val="Normal"/>
    <w:next w:val="Normal"/>
    <w:link w:val="IntenseQuoteChar"/>
    <w:uiPriority w:val="30"/>
    <w:qFormat/>
    <w:rsid w:val="00330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D61"/>
    <w:rPr>
      <w:i/>
      <w:iCs/>
      <w:color w:val="0F4761" w:themeColor="accent1" w:themeShade="BF"/>
    </w:rPr>
  </w:style>
  <w:style w:type="character" w:styleId="IntenseReference">
    <w:name w:val="Intense Reference"/>
    <w:basedOn w:val="DefaultParagraphFont"/>
    <w:uiPriority w:val="32"/>
    <w:qFormat/>
    <w:rsid w:val="00330D61"/>
    <w:rPr>
      <w:b/>
      <w:bCs/>
      <w:smallCaps/>
      <w:color w:val="0F4761" w:themeColor="accent1" w:themeShade="BF"/>
      <w:spacing w:val="5"/>
    </w:rPr>
  </w:style>
  <w:style w:type="paragraph" w:styleId="Caption">
    <w:name w:val="caption"/>
    <w:basedOn w:val="Normal"/>
    <w:next w:val="Normal"/>
    <w:uiPriority w:val="35"/>
    <w:unhideWhenUsed/>
    <w:qFormat/>
    <w:rsid w:val="00FA7A2C"/>
    <w:pPr>
      <w:spacing w:after="200" w:line="240" w:lineRule="auto"/>
    </w:pPr>
    <w:rPr>
      <w:iCs/>
      <w:color w:val="0E2841" w:themeColor="text2"/>
      <w:szCs w:val="18"/>
    </w:rPr>
  </w:style>
  <w:style w:type="paragraph" w:customStyle="1" w:styleId="Heading1Landscape">
    <w:name w:val="Heading 1 Landscape"/>
    <w:basedOn w:val="Normal"/>
    <w:link w:val="Heading1LandscapeChar"/>
    <w:qFormat/>
    <w:rsid w:val="00272DAC"/>
    <w:rPr>
      <w:b/>
      <w:sz w:val="28"/>
    </w:rPr>
  </w:style>
  <w:style w:type="character" w:customStyle="1" w:styleId="Heading1LandscapeChar">
    <w:name w:val="Heading 1 Landscape Char"/>
    <w:basedOn w:val="DefaultParagraphFont"/>
    <w:link w:val="Heading1Landscape"/>
    <w:rsid w:val="00272DAC"/>
    <w:rPr>
      <w:b/>
      <w:sz w:val="28"/>
    </w:rPr>
  </w:style>
  <w:style w:type="paragraph" w:customStyle="1" w:styleId="Author">
    <w:name w:val="Author"/>
    <w:basedOn w:val="Normal"/>
    <w:link w:val="AuthorChar"/>
    <w:qFormat/>
    <w:rsid w:val="00902A8C"/>
    <w:pPr>
      <w:jc w:val="center"/>
    </w:pPr>
    <w:rPr>
      <w:sz w:val="28"/>
    </w:rPr>
  </w:style>
  <w:style w:type="character" w:customStyle="1" w:styleId="AuthorChar">
    <w:name w:val="Author Char"/>
    <w:basedOn w:val="DefaultParagraphFont"/>
    <w:link w:val="Author"/>
    <w:rsid w:val="00902A8C"/>
    <w:rPr>
      <w:sz w:val="28"/>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Revision">
    <w:name w:val="Revision"/>
    <w:hidden/>
    <w:uiPriority w:val="99"/>
    <w:semiHidden/>
    <w:rsid w:val="00D66D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microsoft.com/office/2011/relationships/people" Target="peop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44</Pages>
  <Words>2301</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State of Alaska</Company>
  <LinksUpToDate>false</LinksUpToDate>
  <CharactersWithSpaces>15387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Joy, Philip J (DFG)</dc:creator>
  <cp:keywords/>
  <cp:lastModifiedBy>Joy, Philip J (DFG)</cp:lastModifiedBy>
  <cp:revision>2</cp:revision>
  <dcterms:created xsi:type="dcterms:W3CDTF">2026-10-12T18:21:00Z</dcterms:created>
  <dcterms:modified xsi:type="dcterms:W3CDTF">2026-10-12T18:21:00Z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